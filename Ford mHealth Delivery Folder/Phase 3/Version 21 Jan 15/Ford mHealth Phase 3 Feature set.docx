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2ED6" w:rsidRDefault="00762ED6">
      <w:bookmarkStart w:id="0" w:name="_GoBack"/>
      <w:bookmarkEnd w:id="0"/>
      <w:r>
        <w:rPr>
          <w:b/>
          <w:noProof/>
        </w:rPr>
        <w:drawing>
          <wp:anchor distT="0" distB="0" distL="114300" distR="114300" simplePos="0" relativeHeight="251659264" behindDoc="0" locked="0" layoutInCell="1" allowOverlap="1" wp14:anchorId="07AEA3B5" wp14:editId="51CB0F2D">
            <wp:simplePos x="0" y="0"/>
            <wp:positionH relativeFrom="margin">
              <wp:posOffset>3204845</wp:posOffset>
            </wp:positionH>
            <wp:positionV relativeFrom="margin">
              <wp:posOffset>-533400</wp:posOffset>
            </wp:positionV>
            <wp:extent cx="2971165" cy="15716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71165" cy="1571625"/>
                    </a:xfrm>
                    <a:prstGeom prst="rect">
                      <a:avLst/>
                    </a:prstGeom>
                    <a:noFill/>
                  </pic:spPr>
                </pic:pic>
              </a:graphicData>
            </a:graphic>
            <wp14:sizeRelH relativeFrom="margin">
              <wp14:pctWidth>0</wp14:pctWidth>
            </wp14:sizeRelH>
            <wp14:sizeRelV relativeFrom="margin">
              <wp14:pctHeight>0</wp14:pctHeight>
            </wp14:sizeRelV>
          </wp:anchor>
        </w:drawing>
      </w:r>
    </w:p>
    <w:p w:rsidR="00762ED6" w:rsidRDefault="00762ED6"/>
    <w:p w:rsidR="00762ED6" w:rsidRDefault="00762ED6"/>
    <w:p w:rsidR="00762ED6" w:rsidRDefault="00762ED6"/>
    <w:tbl>
      <w:tblPr>
        <w:tblpPr w:leftFromText="187" w:rightFromText="187" w:horzAnchor="margin" w:tblpXSpec="center" w:tblpY="2881"/>
        <w:tblW w:w="4612" w:type="pct"/>
        <w:tblBorders>
          <w:left w:val="single" w:sz="18" w:space="0" w:color="4F81BD" w:themeColor="accent1"/>
        </w:tblBorders>
        <w:tblLook w:val="04A0" w:firstRow="1" w:lastRow="0" w:firstColumn="1" w:lastColumn="0" w:noHBand="0" w:noVBand="1"/>
      </w:tblPr>
      <w:tblGrid>
        <w:gridCol w:w="8846"/>
      </w:tblGrid>
      <w:tr w:rsidR="00762ED6" w:rsidTr="00BF239B">
        <w:tc>
          <w:tcPr>
            <w:tcW w:w="8845" w:type="dxa"/>
            <w:tcMar>
              <w:top w:w="216" w:type="dxa"/>
              <w:left w:w="115" w:type="dxa"/>
              <w:bottom w:w="216" w:type="dxa"/>
              <w:right w:w="115" w:type="dxa"/>
            </w:tcMar>
          </w:tcPr>
          <w:p w:rsidR="00762ED6" w:rsidRPr="00B742CB" w:rsidRDefault="003B2A0F" w:rsidP="00BF239B">
            <w:pPr>
              <w:pStyle w:val="NoSpacing"/>
              <w:spacing w:line="276" w:lineRule="auto"/>
              <w:jc w:val="both"/>
              <w:rPr>
                <w:rStyle w:val="IntenseEmphasis"/>
              </w:rPr>
            </w:pPr>
            <w:sdt>
              <w:sdtPr>
                <w:rPr>
                  <w:rStyle w:val="IntenseEmphasis"/>
                </w:rPr>
                <w:alias w:val="Company"/>
                <w:id w:val="13406915"/>
                <w:placeholder>
                  <w:docPart w:val="6AD6D7B5BF2047FCB32B8677D23D063D"/>
                </w:placeholder>
                <w:dataBinding w:prefixMappings="xmlns:ns0='http://schemas.openxmlformats.org/officeDocument/2006/extended-properties'" w:xpath="/ns0:Properties[1]/ns0:Company[1]" w:storeItemID="{6668398D-A668-4E3E-A5EB-62B293D839F1}"/>
                <w:text/>
              </w:sdtPr>
              <w:sdtEndPr>
                <w:rPr>
                  <w:rStyle w:val="IntenseEmphasis"/>
                </w:rPr>
              </w:sdtEndPr>
              <w:sdtContent>
                <w:r w:rsidR="00762ED6">
                  <w:rPr>
                    <w:rStyle w:val="IntenseEmphasis"/>
                  </w:rPr>
                  <w:t>HCL Technologies Ltd.</w:t>
                </w:r>
              </w:sdtContent>
            </w:sdt>
          </w:p>
        </w:tc>
      </w:tr>
      <w:tr w:rsidR="00762ED6" w:rsidTr="00BF239B">
        <w:trPr>
          <w:trHeight w:val="4077"/>
        </w:trPr>
        <w:tc>
          <w:tcPr>
            <w:tcW w:w="8845" w:type="dxa"/>
          </w:tcPr>
          <w:sdt>
            <w:sdtPr>
              <w:rPr>
                <w:rFonts w:asciiTheme="majorHAnsi" w:eastAsiaTheme="majorEastAsia" w:hAnsiTheme="majorHAnsi" w:cstheme="majorBidi"/>
                <w:bCs/>
                <w:iCs/>
                <w:color w:val="4F81BD" w:themeColor="accent1"/>
                <w:sz w:val="80"/>
                <w:szCs w:val="80"/>
              </w:rPr>
              <w:alias w:val="Title"/>
              <w:id w:val="13406919"/>
              <w:placeholder>
                <w:docPart w:val="237211530315428B975B703B27F2A850"/>
              </w:placeholder>
              <w:dataBinding w:prefixMappings="xmlns:ns0='http://schemas.openxmlformats.org/package/2006/metadata/core-properties' xmlns:ns1='http://purl.org/dc/elements/1.1/'" w:xpath="/ns0:coreProperties[1]/ns1:title[1]" w:storeItemID="{6C3C8BC8-F283-45AE-878A-BAB7291924A1}"/>
              <w:text/>
            </w:sdtPr>
            <w:sdtEndPr/>
            <w:sdtContent>
              <w:p w:rsidR="00762ED6" w:rsidRDefault="00253E26" w:rsidP="00253E26">
                <w:pPr>
                  <w:pStyle w:val="NoSpacing"/>
                  <w:spacing w:line="276" w:lineRule="auto"/>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bCs/>
                    <w:iCs/>
                    <w:color w:val="4F81BD" w:themeColor="accent1"/>
                    <w:sz w:val="80"/>
                    <w:szCs w:val="80"/>
                  </w:rPr>
                  <w:t>Ford SUMURR</w:t>
                </w:r>
                <w:r w:rsidR="00EC30D5">
                  <w:rPr>
                    <w:rFonts w:asciiTheme="majorHAnsi" w:eastAsiaTheme="majorEastAsia" w:hAnsiTheme="majorHAnsi" w:cstheme="majorBidi"/>
                    <w:bCs/>
                    <w:iCs/>
                    <w:color w:val="4F81BD" w:themeColor="accent1"/>
                    <w:sz w:val="80"/>
                    <w:szCs w:val="80"/>
                  </w:rPr>
                  <w:t xml:space="preserve"> mHealth</w:t>
                </w:r>
                <w:r>
                  <w:rPr>
                    <w:rFonts w:asciiTheme="majorHAnsi" w:eastAsiaTheme="majorEastAsia" w:hAnsiTheme="majorHAnsi" w:cstheme="majorBidi"/>
                    <w:bCs/>
                    <w:iCs/>
                    <w:color w:val="4F81BD" w:themeColor="accent1"/>
                    <w:sz w:val="80"/>
                    <w:szCs w:val="80"/>
                  </w:rPr>
                  <w:t xml:space="preserve"> – Phase 3 Feature set</w:t>
                </w:r>
              </w:p>
            </w:sdtContent>
          </w:sdt>
        </w:tc>
      </w:tr>
      <w:tr w:rsidR="00762ED6" w:rsidTr="00BF239B">
        <w:sdt>
          <w:sdtPr>
            <w:rPr>
              <w:rFonts w:asciiTheme="majorHAnsi" w:eastAsiaTheme="majorEastAsia" w:hAnsiTheme="majorHAnsi" w:cstheme="majorBidi"/>
              <w:color w:val="4F81BD" w:themeColor="accent1"/>
              <w:sz w:val="80"/>
              <w:szCs w:val="80"/>
            </w:rPr>
            <w:alias w:val="Subtitle"/>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8845" w:type="dxa"/>
                <w:tcMar>
                  <w:top w:w="216" w:type="dxa"/>
                  <w:left w:w="115" w:type="dxa"/>
                  <w:bottom w:w="216" w:type="dxa"/>
                  <w:right w:w="115" w:type="dxa"/>
                </w:tcMar>
              </w:tcPr>
              <w:p w:rsidR="00762ED6" w:rsidRDefault="00762ED6" w:rsidP="00BF239B">
                <w:pPr>
                  <w:pStyle w:val="NoSpacing"/>
                  <w:spacing w:line="276" w:lineRule="auto"/>
                  <w:jc w:val="both"/>
                  <w:rPr>
                    <w:rFonts w:asciiTheme="majorHAnsi" w:eastAsiaTheme="majorEastAsia" w:hAnsiTheme="majorHAnsi" w:cstheme="majorBidi"/>
                  </w:rPr>
                </w:pPr>
                <w:r>
                  <w:rPr>
                    <w:rFonts w:asciiTheme="majorHAnsi" w:eastAsiaTheme="majorEastAsia" w:hAnsiTheme="majorHAnsi" w:cstheme="majorBidi"/>
                    <w:color w:val="4F81BD" w:themeColor="accent1"/>
                    <w:sz w:val="80"/>
                    <w:szCs w:val="80"/>
                  </w:rPr>
                  <w:t xml:space="preserve">     </w:t>
                </w:r>
              </w:p>
            </w:tc>
          </w:sdtContent>
        </w:sdt>
      </w:tr>
    </w:tbl>
    <w:p w:rsidR="00762ED6" w:rsidRDefault="00762ED6"/>
    <w:p w:rsidR="00B673FA" w:rsidRDefault="00B673FA"/>
    <w:p w:rsidR="00B673FA" w:rsidRDefault="00B673FA">
      <w:r>
        <w:br w:type="page"/>
      </w:r>
    </w:p>
    <w:p w:rsidR="00B673FA" w:rsidRPr="00F7555E" w:rsidRDefault="00E06975" w:rsidP="00B673FA">
      <w:pPr>
        <w:pStyle w:val="Heading1"/>
        <w:spacing w:after="240" w:line="276" w:lineRule="auto"/>
        <w:jc w:val="both"/>
      </w:pPr>
      <w:r>
        <w:lastRenderedPageBreak/>
        <w:t>Solution</w:t>
      </w:r>
      <w:r w:rsidR="00B673FA">
        <w:t xml:space="preserve"> Overview</w:t>
      </w:r>
    </w:p>
    <w:p w:rsidR="00B673FA" w:rsidRDefault="00850102" w:rsidP="00B673FA">
      <w:pPr>
        <w:jc w:val="both"/>
      </w:pPr>
      <w:r>
        <w:rPr>
          <w:noProof/>
        </w:rPr>
        <w:drawing>
          <wp:anchor distT="0" distB="0" distL="114300" distR="114300" simplePos="0" relativeHeight="251660288" behindDoc="0" locked="0" layoutInCell="1" allowOverlap="1" wp14:anchorId="1850CD91" wp14:editId="6EEAF370">
            <wp:simplePos x="0" y="0"/>
            <wp:positionH relativeFrom="margin">
              <wp:posOffset>-438150</wp:posOffset>
            </wp:positionH>
            <wp:positionV relativeFrom="margin">
              <wp:posOffset>981075</wp:posOffset>
            </wp:positionV>
            <wp:extent cx="7219950" cy="3731260"/>
            <wp:effectExtent l="0" t="0" r="0"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219950" cy="3731260"/>
                    </a:xfrm>
                    <a:prstGeom prst="rect">
                      <a:avLst/>
                    </a:prstGeom>
                    <a:noFill/>
                  </pic:spPr>
                </pic:pic>
              </a:graphicData>
            </a:graphic>
            <wp14:sizeRelH relativeFrom="margin">
              <wp14:pctWidth>0</wp14:pctWidth>
            </wp14:sizeRelH>
            <wp14:sizeRelV relativeFrom="margin">
              <wp14:pctHeight>0</wp14:pctHeight>
            </wp14:sizeRelV>
          </wp:anchor>
        </w:drawing>
      </w:r>
      <w:r w:rsidR="00B633A8">
        <w:t>D</w:t>
      </w:r>
      <w:r w:rsidR="00B673FA" w:rsidRPr="00FE0D58">
        <w:t xml:space="preserve">iagram on </w:t>
      </w:r>
      <w:r w:rsidR="00B633A8">
        <w:t>overall integrated</w:t>
      </w:r>
      <w:r w:rsidR="00B673FA" w:rsidRPr="00FE0D58">
        <w:t xml:space="preserve"> solution –</w:t>
      </w:r>
      <w:del w:id="1" w:author="Gousia Lucy" w:date="2014-09-30T10:52:00Z">
        <w:r w:rsidR="00B673FA" w:rsidRPr="00FE0D58" w:rsidDel="000D6844">
          <w:delText xml:space="preserve"> </w:delText>
        </w:r>
      </w:del>
    </w:p>
    <w:p w:rsidR="00B673FA" w:rsidRDefault="00B673FA" w:rsidP="00B673FA">
      <w:pPr>
        <w:jc w:val="both"/>
      </w:pPr>
    </w:p>
    <w:p w:rsidR="00B673FA" w:rsidRDefault="00B673FA" w:rsidP="00B673FA">
      <w:pPr>
        <w:rPr>
          <w:b/>
        </w:rPr>
      </w:pPr>
      <w:r>
        <w:rPr>
          <w:b/>
        </w:rPr>
        <w:t>H</w:t>
      </w:r>
      <w:r w:rsidRPr="00B96A99">
        <w:rPr>
          <w:b/>
        </w:rPr>
        <w:t xml:space="preserve">ighlights on above </w:t>
      </w:r>
      <w:r w:rsidR="00B633A8">
        <w:rPr>
          <w:b/>
        </w:rPr>
        <w:t xml:space="preserve">framework – </w:t>
      </w:r>
    </w:p>
    <w:p w:rsidR="00B673FA" w:rsidRDefault="00B633A8" w:rsidP="000A3A5B">
      <w:pPr>
        <w:pStyle w:val="ListParagraph"/>
        <w:numPr>
          <w:ilvl w:val="0"/>
          <w:numId w:val="15"/>
        </w:numPr>
      </w:pPr>
      <w:r>
        <w:t>T</w:t>
      </w:r>
      <w:r w:rsidR="00B673FA">
        <w:t xml:space="preserve">wo modules </w:t>
      </w:r>
      <w:r>
        <w:t>named as</w:t>
      </w:r>
      <w:r w:rsidR="00B673FA">
        <w:t xml:space="preserve"> </w:t>
      </w:r>
      <w:proofErr w:type="spellStart"/>
      <w:r w:rsidR="00977660" w:rsidRPr="000A3A5B">
        <w:rPr>
          <w:b/>
        </w:rPr>
        <w:t>mH</w:t>
      </w:r>
      <w:r w:rsidR="00B673FA" w:rsidRPr="000A3A5B">
        <w:rPr>
          <w:b/>
        </w:rPr>
        <w:t>ealthDataInterface</w:t>
      </w:r>
      <w:proofErr w:type="spellEnd"/>
      <w:r w:rsidR="00B673FA" w:rsidRPr="000A3A5B">
        <w:rPr>
          <w:b/>
        </w:rPr>
        <w:t xml:space="preserve"> </w:t>
      </w:r>
      <w:r w:rsidR="00B673FA" w:rsidRPr="00FE717E">
        <w:t>and</w:t>
      </w:r>
      <w:r w:rsidR="00B673FA" w:rsidRPr="000A3A5B">
        <w:rPr>
          <w:b/>
        </w:rPr>
        <w:t xml:space="preserve"> </w:t>
      </w:r>
      <w:proofErr w:type="spellStart"/>
      <w:r w:rsidR="00B673FA" w:rsidRPr="000A3A5B">
        <w:rPr>
          <w:b/>
        </w:rPr>
        <w:t>OpenXCDataInterface</w:t>
      </w:r>
      <w:proofErr w:type="spellEnd"/>
      <w:r w:rsidR="000A3A5B">
        <w:t xml:space="preserve"> </w:t>
      </w:r>
      <w:r>
        <w:t>are integrated in the MOTECH Backend framework.</w:t>
      </w:r>
    </w:p>
    <w:p w:rsidR="000A3A5B" w:rsidRDefault="00B633A8" w:rsidP="000A3A5B">
      <w:pPr>
        <w:pStyle w:val="ListParagraph"/>
        <w:numPr>
          <w:ilvl w:val="0"/>
          <w:numId w:val="15"/>
        </w:numPr>
      </w:pPr>
      <w:r>
        <w:t>The</w:t>
      </w:r>
      <w:r w:rsidR="000A3A5B">
        <w:t xml:space="preserve"> MOTECH system depl</w:t>
      </w:r>
      <w:r w:rsidR="00AB2E9C">
        <w:t>oyed on a single server machine</w:t>
      </w:r>
    </w:p>
    <w:p w:rsidR="000A3A5B" w:rsidRDefault="000A3A5B" w:rsidP="000A3A5B">
      <w:pPr>
        <w:pStyle w:val="ListParagraph"/>
        <w:numPr>
          <w:ilvl w:val="0"/>
          <w:numId w:val="15"/>
        </w:numPr>
      </w:pPr>
      <w:r>
        <w:t>Both modules expose the APIs in form of web-ser</w:t>
      </w:r>
      <w:r w:rsidR="00B633A8">
        <w:t>vices for other apps to consume – for vehicle data as well as for patient &amp; health worked data.</w:t>
      </w:r>
    </w:p>
    <w:p w:rsidR="00B673FA" w:rsidRDefault="00B633A8" w:rsidP="00B673FA">
      <w:pPr>
        <w:pStyle w:val="ListParagraph"/>
        <w:numPr>
          <w:ilvl w:val="0"/>
          <w:numId w:val="15"/>
        </w:numPr>
      </w:pPr>
      <w:r>
        <w:t xml:space="preserve">The Mobile App based on an Android device is written to interface with the MOTECH Backend via  </w:t>
      </w:r>
      <w:r w:rsidR="00B673FA">
        <w:t xml:space="preserve">APIs exposed from both </w:t>
      </w:r>
      <w:r w:rsidR="00E62C46">
        <w:t>the new</w:t>
      </w:r>
      <w:r w:rsidR="00B673FA">
        <w:t xml:space="preserve"> modules </w:t>
      </w:r>
      <w:proofErr w:type="spellStart"/>
      <w:r w:rsidR="00B673FA" w:rsidRPr="00AB2E9C">
        <w:rPr>
          <w:i/>
        </w:rPr>
        <w:t>mhealthDataInterface</w:t>
      </w:r>
      <w:proofErr w:type="spellEnd"/>
      <w:r w:rsidR="00B673FA">
        <w:t xml:space="preserve"> </w:t>
      </w:r>
      <w:r w:rsidR="00B673FA" w:rsidRPr="00FE717E">
        <w:t>and</w:t>
      </w:r>
      <w:r w:rsidR="00B673FA" w:rsidRPr="00B633A8">
        <w:rPr>
          <w:b/>
        </w:rPr>
        <w:t xml:space="preserve"> </w:t>
      </w:r>
      <w:proofErr w:type="spellStart"/>
      <w:r w:rsidR="00B673FA" w:rsidRPr="00AB2E9C">
        <w:rPr>
          <w:i/>
        </w:rPr>
        <w:t>OpenXC</w:t>
      </w:r>
      <w:r w:rsidR="00DA3AC6" w:rsidRPr="00AB2E9C">
        <w:rPr>
          <w:i/>
        </w:rPr>
        <w:t>Data</w:t>
      </w:r>
      <w:r w:rsidR="00B673FA" w:rsidRPr="00AB2E9C">
        <w:rPr>
          <w:i/>
        </w:rPr>
        <w:t>Interface</w:t>
      </w:r>
      <w:proofErr w:type="spellEnd"/>
    </w:p>
    <w:p w:rsidR="00B633A8" w:rsidRDefault="00B633A8" w:rsidP="00B673FA">
      <w:pPr>
        <w:pStyle w:val="ListParagraph"/>
        <w:numPr>
          <w:ilvl w:val="0"/>
          <w:numId w:val="15"/>
        </w:numPr>
      </w:pPr>
      <w:r>
        <w:t>In the local development environment of HCL, both MOTECH server machine and Mobile device are connected to same network, which is internal network of HCL.</w:t>
      </w:r>
    </w:p>
    <w:p w:rsidR="00B673FA" w:rsidRPr="00E62C46" w:rsidRDefault="00E62C46" w:rsidP="00E62C46">
      <w:pPr>
        <w:pStyle w:val="ListParagraph"/>
        <w:numPr>
          <w:ilvl w:val="0"/>
          <w:numId w:val="15"/>
        </w:numPr>
        <w:rPr>
          <w:b/>
          <w:i/>
        </w:rPr>
      </w:pPr>
      <w:r w:rsidRPr="00E62C46">
        <w:rPr>
          <w:b/>
          <w:i/>
        </w:rPr>
        <w:t>To have the Mobile App running and accessing the MOTECH backend t</w:t>
      </w:r>
      <w:r w:rsidR="00976F84">
        <w:rPr>
          <w:b/>
          <w:i/>
        </w:rPr>
        <w:t xml:space="preserve">hrough public network </w:t>
      </w:r>
      <w:r>
        <w:rPr>
          <w:b/>
          <w:i/>
        </w:rPr>
        <w:t>internet</w:t>
      </w:r>
      <w:r w:rsidRPr="00E62C46">
        <w:rPr>
          <w:b/>
          <w:i/>
        </w:rPr>
        <w:t>, it will be necessary to deploy the MOTECH setup on a public cl</w:t>
      </w:r>
      <w:r>
        <w:rPr>
          <w:b/>
          <w:i/>
        </w:rPr>
        <w:t>oud server (AWS, Azure</w:t>
      </w:r>
      <w:proofErr w:type="gramStart"/>
      <w:r w:rsidR="00AB2E9C">
        <w:rPr>
          <w:b/>
          <w:i/>
        </w:rPr>
        <w:t>,...</w:t>
      </w:r>
      <w:proofErr w:type="gramEnd"/>
      <w:r>
        <w:rPr>
          <w:b/>
          <w:i/>
        </w:rPr>
        <w:t>)</w:t>
      </w:r>
    </w:p>
    <w:p w:rsidR="004A157A" w:rsidRDefault="00253E26" w:rsidP="00E06975">
      <w:pPr>
        <w:pStyle w:val="Heading1"/>
        <w:spacing w:after="240" w:line="276" w:lineRule="auto"/>
        <w:jc w:val="both"/>
      </w:pPr>
      <w:r>
        <w:lastRenderedPageBreak/>
        <w:t xml:space="preserve">Android App </w:t>
      </w:r>
      <w:r w:rsidR="00B633A8">
        <w:t>as a Demo-able Application</w:t>
      </w:r>
    </w:p>
    <w:p w:rsidR="00B633A8" w:rsidRPr="00B633A8" w:rsidRDefault="00B633A8" w:rsidP="00B633A8">
      <w:pPr>
        <w:jc w:val="both"/>
        <w:rPr>
          <w:sz w:val="28"/>
        </w:rPr>
      </w:pPr>
      <w:r w:rsidRPr="00B633A8">
        <w:rPr>
          <w:sz w:val="28"/>
          <w:highlight w:val="cyan"/>
        </w:rPr>
        <w:t xml:space="preserve">In phase 3 of Ford Mobility Health project, we plan to develop a mobile application based on Android platform, which will talk to back-end services </w:t>
      </w:r>
      <w:r w:rsidR="00E62C46">
        <w:rPr>
          <w:sz w:val="28"/>
          <w:highlight w:val="cyan"/>
        </w:rPr>
        <w:t xml:space="preserve">of the two modules </w:t>
      </w:r>
      <w:r w:rsidRPr="00B633A8">
        <w:rPr>
          <w:sz w:val="28"/>
          <w:highlight w:val="cyan"/>
        </w:rPr>
        <w:t>that are developed as</w:t>
      </w:r>
      <w:r>
        <w:rPr>
          <w:sz w:val="28"/>
          <w:highlight w:val="cyan"/>
        </w:rPr>
        <w:t xml:space="preserve"> being part of MOTECH framework.</w:t>
      </w:r>
      <w:r w:rsidRPr="00B633A8">
        <w:rPr>
          <w:sz w:val="28"/>
          <w:highlight w:val="cyan"/>
        </w:rPr>
        <w:t xml:space="preserve"> And demonstrate certain functional feature set or use cases.</w:t>
      </w:r>
    </w:p>
    <w:p w:rsidR="001E0AEB" w:rsidRDefault="001E0AEB" w:rsidP="001E0AEB">
      <w:r>
        <w:t xml:space="preserve">Thus the app will represent an end to end functional flow of some of the features of mHealth system that are being leveraged </w:t>
      </w:r>
      <w:r w:rsidR="00B633A8">
        <w:t>via</w:t>
      </w:r>
      <w:r>
        <w:t xml:space="preserve"> the web interfaces that are provided by </w:t>
      </w:r>
      <w:r w:rsidR="00B633A8">
        <w:t xml:space="preserve">two modules developed as part of this project – </w:t>
      </w:r>
      <w:proofErr w:type="spellStart"/>
      <w:r w:rsidR="00B633A8">
        <w:t>OpenXCDataInterface</w:t>
      </w:r>
      <w:proofErr w:type="spellEnd"/>
      <w:r w:rsidR="00B633A8">
        <w:t xml:space="preserve">  Module and </w:t>
      </w:r>
      <w:proofErr w:type="spellStart"/>
      <w:r w:rsidR="00B633A8">
        <w:t>mHealthDataInterface</w:t>
      </w:r>
      <w:proofErr w:type="spellEnd"/>
      <w:r w:rsidR="00B633A8">
        <w:t xml:space="preserve"> Module.</w:t>
      </w:r>
    </w:p>
    <w:p w:rsidR="00627C29" w:rsidRDefault="00627C29" w:rsidP="00253E26">
      <w:pPr>
        <w:rPr>
          <w:b/>
        </w:rPr>
      </w:pPr>
      <w:r w:rsidRPr="00627C29">
        <w:rPr>
          <w:b/>
        </w:rPr>
        <w:t>The App is supposed to run in a phone that is with health worker in the Ford mHealth vehicle.</w:t>
      </w:r>
    </w:p>
    <w:p w:rsidR="00E62C46" w:rsidRDefault="00E62C46" w:rsidP="00E62C46">
      <w:r>
        <w:t xml:space="preserve">The set of key features to be developed in Android App are mentioned in below sections – </w:t>
      </w:r>
    </w:p>
    <w:p w:rsidR="00E62C46" w:rsidRDefault="00E62C46" w:rsidP="00E06975">
      <w:pPr>
        <w:pStyle w:val="Heading2"/>
      </w:pPr>
      <w:r w:rsidRPr="00E62C46">
        <w:t xml:space="preserve">Startup </w:t>
      </w:r>
      <w:r w:rsidRPr="00E06975">
        <w:t>Splash</w:t>
      </w:r>
      <w:r w:rsidRPr="00E62C46">
        <w:t xml:space="preserve"> Screen and vehicle registration to backend </w:t>
      </w:r>
    </w:p>
    <w:p w:rsidR="00E62C46" w:rsidRDefault="00E62C46" w:rsidP="00E62C46">
      <w:r>
        <w:t>On startup app will show up a splash screen like below –</w:t>
      </w:r>
    </w:p>
    <w:p w:rsidR="00627C29" w:rsidRDefault="003A46CB" w:rsidP="00253E26">
      <w:r>
        <w:rPr>
          <w:noProof/>
        </w:rPr>
        <w:drawing>
          <wp:inline distT="0" distB="0" distL="0" distR="0" wp14:anchorId="78E05E62" wp14:editId="5291DE58">
            <wp:extent cx="5895975" cy="3684985"/>
            <wp:effectExtent l="0" t="0" r="0" b="0"/>
            <wp:docPr id="1" name="Picture 1" descr="D:\Ford\Phase 3 work\ford mhealth demo\splash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ord\Phase 3 work\ford mhealth demo\splash scree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03788" cy="3689868"/>
                    </a:xfrm>
                    <a:prstGeom prst="rect">
                      <a:avLst/>
                    </a:prstGeom>
                    <a:noFill/>
                    <a:ln>
                      <a:noFill/>
                    </a:ln>
                  </pic:spPr>
                </pic:pic>
              </a:graphicData>
            </a:graphic>
          </wp:inline>
        </w:drawing>
      </w:r>
    </w:p>
    <w:p w:rsidR="00627C29" w:rsidRDefault="00627C29" w:rsidP="00627C29">
      <w:pPr>
        <w:jc w:val="center"/>
        <w:rPr>
          <w:b/>
          <w:u w:val="single"/>
        </w:rPr>
      </w:pPr>
      <w:r>
        <w:rPr>
          <w:b/>
          <w:u w:val="single"/>
        </w:rPr>
        <w:t xml:space="preserve">Fig. </w:t>
      </w:r>
      <w:r w:rsidRPr="00627C29">
        <w:rPr>
          <w:b/>
          <w:u w:val="single"/>
        </w:rPr>
        <w:t>Splash screen of App on start up</w:t>
      </w:r>
    </w:p>
    <w:p w:rsidR="009052A9" w:rsidRDefault="00E62C46" w:rsidP="00FC0F84">
      <w:r w:rsidRPr="00E62C46">
        <w:t>The App will do the vehicle registration with OpenXCDataInterface module, which will be only first time of execution.</w:t>
      </w:r>
      <w:r w:rsidR="002216C4">
        <w:t xml:space="preserve"> </w:t>
      </w:r>
    </w:p>
    <w:p w:rsidR="00FC0F84" w:rsidRPr="00FC0F84" w:rsidRDefault="00FC0F84" w:rsidP="00FC0F84">
      <w:r>
        <w:lastRenderedPageBreak/>
        <w:t xml:space="preserve">Here We are using </w:t>
      </w:r>
      <w:r w:rsidRPr="00FC0F84">
        <w:t>the web service API</w:t>
      </w:r>
      <w:r>
        <w:t xml:space="preserve">  </w:t>
      </w:r>
      <w:r w:rsidRPr="00FC0F84">
        <w:rPr>
          <w:b/>
          <w:i/>
        </w:rPr>
        <w:t>registermHealthVehicle ( )</w:t>
      </w:r>
      <w:r>
        <w:t xml:space="preserve"> </w:t>
      </w:r>
      <w:r w:rsidR="009052A9">
        <w:t xml:space="preserve">from </w:t>
      </w:r>
      <w:r w:rsidR="009052A9" w:rsidRPr="009052A9">
        <w:rPr>
          <w:b/>
        </w:rPr>
        <w:t>OpenXCDataInterface</w:t>
      </w:r>
      <w:r w:rsidR="009052A9" w:rsidRPr="00E62C46">
        <w:t xml:space="preserve"> module</w:t>
      </w:r>
      <w:r w:rsidR="009052A9">
        <w:t xml:space="preserve">  </w:t>
      </w:r>
      <w:r>
        <w:t>for</w:t>
      </w:r>
      <w:r w:rsidRPr="00441FFD">
        <w:t xml:space="preserve"> </w:t>
      </w:r>
      <w:r w:rsidRPr="00FC0F84">
        <w:t xml:space="preserve">Register a </w:t>
      </w:r>
      <w:r>
        <w:t>vehicle.</w:t>
      </w:r>
    </w:p>
    <w:p w:rsidR="00F16E11" w:rsidRDefault="00253E26" w:rsidP="003A46CB">
      <w:pPr>
        <w:pStyle w:val="Heading2"/>
      </w:pPr>
      <w:r>
        <w:t>Offline Feature Support</w:t>
      </w:r>
    </w:p>
    <w:p w:rsidR="003A46CB" w:rsidRDefault="003A46CB" w:rsidP="003A46CB">
      <w:r>
        <w:t>The App will implement the OFFLINE mode support while it uploads the vehicle real-time data to MOTECH Backend.</w:t>
      </w:r>
    </w:p>
    <w:p w:rsidR="003A46CB" w:rsidRPr="00A45197" w:rsidRDefault="00D9205F" w:rsidP="003A46CB">
      <w:pPr>
        <w:rPr>
          <w:b/>
          <w:u w:val="single"/>
        </w:rPr>
      </w:pPr>
      <w:r w:rsidRPr="00A45197">
        <w:rPr>
          <w:b/>
          <w:u w:val="single"/>
        </w:rPr>
        <w:t>Key objective of feature</w:t>
      </w:r>
      <w:r w:rsidR="003A46CB" w:rsidRPr="00A45197">
        <w:rPr>
          <w:b/>
          <w:u w:val="single"/>
        </w:rPr>
        <w:t xml:space="preserve"> </w:t>
      </w:r>
      <w:r w:rsidRPr="00A45197">
        <w:rPr>
          <w:b/>
          <w:u w:val="single"/>
        </w:rPr>
        <w:t>is</w:t>
      </w:r>
      <w:r w:rsidR="003A46CB" w:rsidRPr="00A45197">
        <w:rPr>
          <w:b/>
          <w:u w:val="single"/>
        </w:rPr>
        <w:t xml:space="preserve"> </w:t>
      </w:r>
      <w:r w:rsidR="00A45197">
        <w:rPr>
          <w:b/>
          <w:u w:val="single"/>
        </w:rPr>
        <w:t>track</w:t>
      </w:r>
      <w:r w:rsidR="003A46CB" w:rsidRPr="00A45197">
        <w:rPr>
          <w:b/>
          <w:u w:val="single"/>
        </w:rPr>
        <w:t xml:space="preserve"> the </w:t>
      </w:r>
      <w:r w:rsidR="00A45197">
        <w:rPr>
          <w:b/>
          <w:u w:val="single"/>
        </w:rPr>
        <w:t>vehicle status from MOTECH server even for the</w:t>
      </w:r>
      <w:r w:rsidR="003A46CB" w:rsidRPr="00A45197">
        <w:rPr>
          <w:b/>
          <w:u w:val="single"/>
        </w:rPr>
        <w:t xml:space="preserve"> duration when </w:t>
      </w:r>
      <w:r w:rsidRPr="00A45197">
        <w:rPr>
          <w:b/>
          <w:u w:val="single"/>
        </w:rPr>
        <w:t xml:space="preserve">cellular network is lost at vehicle location. </w:t>
      </w:r>
    </w:p>
    <w:p w:rsidR="003A46CB" w:rsidRDefault="003A46CB" w:rsidP="003A46CB">
      <w:r>
        <w:t xml:space="preserve">The App will keep monitoring on the cellular network status of phone. If signal is not available, vehicle data that is candidate for upload is put in a </w:t>
      </w:r>
      <w:r w:rsidRPr="00D41A3D">
        <w:rPr>
          <w:u w:val="single"/>
        </w:rPr>
        <w:t>local cache of phone</w:t>
      </w:r>
      <w:r>
        <w:t>.</w:t>
      </w:r>
    </w:p>
    <w:p w:rsidR="003A46CB" w:rsidRDefault="003A46CB" w:rsidP="003A46CB">
      <w:r>
        <w:t xml:space="preserve">App will detect as cellular network is re-connected, on the same it will sync up with backend server via sending all the data packets </w:t>
      </w:r>
      <w:r w:rsidR="00D41A3D">
        <w:t>that are in cache</w:t>
      </w:r>
      <w:r>
        <w:t>.</w:t>
      </w:r>
    </w:p>
    <w:p w:rsidR="00976F84" w:rsidRPr="00976F84" w:rsidRDefault="00976F84" w:rsidP="00976F84">
      <w:pPr>
        <w:pStyle w:val="Heading3"/>
        <w:rPr>
          <w:sz w:val="26"/>
          <w:szCs w:val="26"/>
        </w:rPr>
      </w:pPr>
      <w:r w:rsidRPr="00976F84">
        <w:rPr>
          <w:sz w:val="26"/>
          <w:szCs w:val="26"/>
        </w:rPr>
        <w:t>Configuring the upload interval</w:t>
      </w:r>
    </w:p>
    <w:p w:rsidR="00976F84" w:rsidRDefault="00F54A9C" w:rsidP="003A46CB">
      <w:r w:rsidRPr="00EC4CA2">
        <w:t xml:space="preserve">App will allow </w:t>
      </w:r>
      <w:r w:rsidR="00DC7601" w:rsidRPr="00EC4CA2">
        <w:t>selecting</w:t>
      </w:r>
      <w:r w:rsidRPr="00EC4CA2">
        <w:t xml:space="preserve"> the upload interval </w:t>
      </w:r>
      <w:r w:rsidR="00976F84">
        <w:t xml:space="preserve">(interval at which data packets will be uploaded to cloud server) </w:t>
      </w:r>
      <w:r w:rsidRPr="00EC4CA2">
        <w:t xml:space="preserve">on the startup screen for the first time. </w:t>
      </w:r>
    </w:p>
    <w:p w:rsidR="00406BC1" w:rsidRDefault="00F54A9C" w:rsidP="003A46CB">
      <w:r w:rsidRPr="00EC4CA2">
        <w:t xml:space="preserve">Upload interval </w:t>
      </w:r>
      <w:r w:rsidR="00DC7601" w:rsidRPr="00EC4CA2">
        <w:t>options can be 15</w:t>
      </w:r>
      <w:r w:rsidR="00976F84">
        <w:t xml:space="preserve"> </w:t>
      </w:r>
      <w:r w:rsidR="00DC7601" w:rsidRPr="00EC4CA2">
        <w:t xml:space="preserve">sec, 30 sec, 45 sec, </w:t>
      </w:r>
      <w:r w:rsidR="00F41ED3" w:rsidRPr="00EC4CA2">
        <w:t>and 60</w:t>
      </w:r>
      <w:r w:rsidR="00DC7601" w:rsidRPr="00EC4CA2">
        <w:t xml:space="preserve"> sec. Once selected, app will not ask again for the same unless app data is cleared or reinstalled.</w:t>
      </w:r>
      <w:r w:rsidRPr="00EC4CA2">
        <w:t xml:space="preserve"> </w:t>
      </w:r>
    </w:p>
    <w:p w:rsidR="003A46CB" w:rsidRPr="00EC4CA2" w:rsidRDefault="00305ED7" w:rsidP="003A46CB">
      <w:r w:rsidRPr="00EC4CA2">
        <w:t xml:space="preserve">By default option </w:t>
      </w:r>
      <w:r w:rsidR="003A46CB" w:rsidRPr="00EC4CA2">
        <w:t xml:space="preserve">is </w:t>
      </w:r>
      <w:r w:rsidRPr="00EC4CA2">
        <w:t xml:space="preserve">kept selected </w:t>
      </w:r>
      <w:r w:rsidR="00976F84">
        <w:t>@ every 30 sec. per</w:t>
      </w:r>
      <w:r w:rsidR="003A46CB" w:rsidRPr="00EC4CA2">
        <w:t xml:space="preserve"> packet.</w:t>
      </w:r>
    </w:p>
    <w:p w:rsidR="00976F84" w:rsidRDefault="001112C8" w:rsidP="00976F84">
      <w:pPr>
        <w:pStyle w:val="Heading3"/>
        <w:rPr>
          <w:sz w:val="26"/>
          <w:szCs w:val="26"/>
        </w:rPr>
      </w:pPr>
      <w:r>
        <w:rPr>
          <w:sz w:val="26"/>
          <w:szCs w:val="26"/>
        </w:rPr>
        <w:t>L</w:t>
      </w:r>
      <w:r w:rsidR="00976F84" w:rsidRPr="00976F84">
        <w:rPr>
          <w:sz w:val="26"/>
          <w:szCs w:val="26"/>
        </w:rPr>
        <w:t>ocal cache</w:t>
      </w:r>
      <w:r>
        <w:rPr>
          <w:sz w:val="26"/>
          <w:szCs w:val="26"/>
        </w:rPr>
        <w:t xml:space="preserve"> capacity </w:t>
      </w:r>
    </w:p>
    <w:p w:rsidR="00976F84" w:rsidRDefault="003A46CB" w:rsidP="001112C8">
      <w:r w:rsidRPr="00EC4CA2">
        <w:t xml:space="preserve">The local cache on phone is created to hold </w:t>
      </w:r>
      <w:r w:rsidR="001112C8">
        <w:t>a maximum defined no of packets; thus limiting the local cache capacity. At present it will cache a maximum of 120 packets. After cache is filled with all 120 packets, next packet will replace the oldest one in the cache.</w:t>
      </w:r>
    </w:p>
    <w:p w:rsidR="001112C8" w:rsidRDefault="001112C8" w:rsidP="001112C8">
      <w:r>
        <w:t>As a notable point, if say upload interval is 30 sec. then 120 packets will be able to cache data for 1 Hr.</w:t>
      </w:r>
    </w:p>
    <w:p w:rsidR="001112C8" w:rsidRDefault="001112C8" w:rsidP="001112C8">
      <w:r w:rsidRPr="00EC4CA2">
        <w:t>Thus feature will allow to track the vehicle for the last up to one hour duration (</w:t>
      </w:r>
      <w:r w:rsidRPr="00EC4CA2">
        <w:rPr>
          <w:b/>
        </w:rPr>
        <w:t>assuming upload interval is selected as 30 sec</w:t>
      </w:r>
      <w:r w:rsidRPr="00EC4CA2">
        <w:t xml:space="preserve">) whenever the cellular signal is re-stored. Of course if vehicle is having no signal for more than 1 </w:t>
      </w:r>
      <w:proofErr w:type="spellStart"/>
      <w:r w:rsidRPr="00EC4CA2">
        <w:t>hr</w:t>
      </w:r>
      <w:proofErr w:type="spellEnd"/>
      <w:r w:rsidRPr="00EC4CA2">
        <w:t>, then tracking will be lost for additional duration.</w:t>
      </w:r>
      <w:r>
        <w:t xml:space="preserve"> </w:t>
      </w:r>
    </w:p>
    <w:p w:rsidR="003A46CB" w:rsidRPr="001112C8" w:rsidRDefault="001112C8" w:rsidP="003A46CB">
      <w:pPr>
        <w:rPr>
          <w:b/>
          <w:i/>
        </w:rPr>
      </w:pPr>
      <w:r w:rsidRPr="001112C8">
        <w:rPr>
          <w:b/>
          <w:i/>
          <w:highlight w:val="cyan"/>
        </w:rPr>
        <w:t>Further the cache</w:t>
      </w:r>
      <w:r w:rsidR="00D9205F" w:rsidRPr="001112C8">
        <w:rPr>
          <w:b/>
          <w:i/>
          <w:highlight w:val="cyan"/>
        </w:rPr>
        <w:t xml:space="preserve"> count and hence </w:t>
      </w:r>
      <w:r w:rsidRPr="001112C8">
        <w:rPr>
          <w:b/>
          <w:i/>
          <w:highlight w:val="cyan"/>
        </w:rPr>
        <w:t>duration is easily customizable in the software.</w:t>
      </w:r>
    </w:p>
    <w:p w:rsidR="0091491C" w:rsidRDefault="0091491C" w:rsidP="003A46CB">
      <w:r w:rsidRPr="00EC4CA2">
        <w:t xml:space="preserve">In the source code </w:t>
      </w:r>
      <w:r w:rsidR="001112C8">
        <w:t>of</w:t>
      </w:r>
      <w:r w:rsidRPr="00EC4CA2">
        <w:t xml:space="preserve"> android client application, </w:t>
      </w:r>
      <w:r w:rsidRPr="00EF1E50">
        <w:rPr>
          <w:b/>
          <w:u w:val="single"/>
        </w:rPr>
        <w:t>Constants.java</w:t>
      </w:r>
      <w:r w:rsidRPr="00EC4CA2">
        <w:rPr>
          <w:b/>
        </w:rPr>
        <w:t xml:space="preserve"> file has </w:t>
      </w:r>
      <w:r w:rsidRPr="00EF1E50">
        <w:rPr>
          <w:b/>
          <w:u w:val="single"/>
        </w:rPr>
        <w:t xml:space="preserve">MAX_ROW_COUNT </w:t>
      </w:r>
      <w:r w:rsidRPr="00EC4CA2">
        <w:rPr>
          <w:b/>
        </w:rPr>
        <w:t>constant</w:t>
      </w:r>
    </w:p>
    <w:p w:rsidR="00EF1E50" w:rsidRDefault="00EF1E50" w:rsidP="003A46CB">
      <w:pPr>
        <w:rPr>
          <w:i/>
          <w:color w:val="0070C0"/>
          <w:u w:val="single"/>
        </w:rPr>
      </w:pPr>
      <w:proofErr w:type="gramStart"/>
      <w:r w:rsidRPr="001112C8">
        <w:rPr>
          <w:i/>
          <w:color w:val="0070C0"/>
          <w:u w:val="single"/>
        </w:rPr>
        <w:t>public</w:t>
      </w:r>
      <w:proofErr w:type="gramEnd"/>
      <w:r w:rsidRPr="001112C8">
        <w:rPr>
          <w:i/>
          <w:color w:val="0070C0"/>
          <w:u w:val="single"/>
        </w:rPr>
        <w:t xml:space="preserve"> static final </w:t>
      </w:r>
      <w:proofErr w:type="spellStart"/>
      <w:r w:rsidRPr="001112C8">
        <w:rPr>
          <w:i/>
          <w:color w:val="0070C0"/>
          <w:u w:val="single"/>
        </w:rPr>
        <w:t>int</w:t>
      </w:r>
      <w:proofErr w:type="spellEnd"/>
      <w:r w:rsidRPr="001112C8">
        <w:rPr>
          <w:i/>
          <w:color w:val="0070C0"/>
          <w:u w:val="single"/>
        </w:rPr>
        <w:t xml:space="preserve"> MAX_ROW_COUNT = 120;</w:t>
      </w:r>
    </w:p>
    <w:p w:rsidR="001112C8" w:rsidRPr="001112C8" w:rsidRDefault="001112C8" w:rsidP="003A46CB">
      <w:pPr>
        <w:rPr>
          <w:i/>
        </w:rPr>
      </w:pPr>
      <w:r>
        <w:rPr>
          <w:i/>
        </w:rPr>
        <w:t xml:space="preserve">Developer just need to change the value of </w:t>
      </w:r>
      <w:r w:rsidRPr="001112C8">
        <w:rPr>
          <w:i/>
        </w:rPr>
        <w:t xml:space="preserve">MAX_ROW_COUNT </w:t>
      </w:r>
      <w:r>
        <w:rPr>
          <w:i/>
        </w:rPr>
        <w:t>and build the new APK then</w:t>
      </w:r>
      <w:r w:rsidRPr="001112C8">
        <w:rPr>
          <w:i/>
        </w:rPr>
        <w:t>.</w:t>
      </w:r>
    </w:p>
    <w:p w:rsidR="00253E26" w:rsidRDefault="00253E26" w:rsidP="00253E26">
      <w:pPr>
        <w:pStyle w:val="Heading2"/>
      </w:pPr>
      <w:r>
        <w:lastRenderedPageBreak/>
        <w:t>Dashboard</w:t>
      </w:r>
    </w:p>
    <w:p w:rsidR="003A46CB" w:rsidRDefault="00DF3C51" w:rsidP="003A46CB">
      <w:r>
        <w:t xml:space="preserve">General Layout of the screen is Tab based layout. There are </w:t>
      </w:r>
      <w:r w:rsidR="009126AC">
        <w:t>SIX</w:t>
      </w:r>
      <w:r>
        <w:t xml:space="preserve"> Tabs developed at present – </w:t>
      </w:r>
    </w:p>
    <w:p w:rsidR="00DF3C51" w:rsidRDefault="00DF3C51" w:rsidP="00DF3C51">
      <w:pPr>
        <w:pStyle w:val="ListParagraph"/>
        <w:numPr>
          <w:ilvl w:val="0"/>
          <w:numId w:val="17"/>
        </w:numPr>
      </w:pPr>
      <w:r>
        <w:t>Dashboard</w:t>
      </w:r>
    </w:p>
    <w:p w:rsidR="00DF3C51" w:rsidRDefault="00DF3C51" w:rsidP="00DF3C51">
      <w:pPr>
        <w:pStyle w:val="ListParagraph"/>
        <w:numPr>
          <w:ilvl w:val="0"/>
          <w:numId w:val="17"/>
        </w:numPr>
      </w:pPr>
      <w:r>
        <w:t>Nearby mHealth Patients</w:t>
      </w:r>
    </w:p>
    <w:p w:rsidR="00DF3C51" w:rsidRDefault="00DF3C51" w:rsidP="00DF3C51">
      <w:pPr>
        <w:pStyle w:val="ListParagraph"/>
        <w:numPr>
          <w:ilvl w:val="0"/>
          <w:numId w:val="17"/>
        </w:numPr>
      </w:pPr>
      <w:r>
        <w:t>Nearby mHealth</w:t>
      </w:r>
      <w:r w:rsidR="00EC30D5">
        <w:t xml:space="preserve"> Vehicles</w:t>
      </w:r>
    </w:p>
    <w:p w:rsidR="00DF3C51" w:rsidRDefault="002A4979" w:rsidP="00DF3C51">
      <w:pPr>
        <w:pStyle w:val="ListParagraph"/>
        <w:numPr>
          <w:ilvl w:val="0"/>
          <w:numId w:val="17"/>
        </w:numPr>
      </w:pPr>
      <w:r>
        <w:t xml:space="preserve">Fetch Details of Patients &amp; </w:t>
      </w:r>
      <w:r w:rsidR="00DF3C51">
        <w:t>Notify Patients</w:t>
      </w:r>
    </w:p>
    <w:p w:rsidR="009126AC" w:rsidRDefault="009126AC" w:rsidP="00DF3C51">
      <w:pPr>
        <w:pStyle w:val="ListParagraph"/>
        <w:numPr>
          <w:ilvl w:val="0"/>
          <w:numId w:val="17"/>
        </w:numPr>
      </w:pPr>
      <w:r>
        <w:t>Add/Delete Patients</w:t>
      </w:r>
    </w:p>
    <w:p w:rsidR="009126AC" w:rsidRDefault="009126AC" w:rsidP="00DF3C51">
      <w:pPr>
        <w:pStyle w:val="ListParagraph"/>
        <w:numPr>
          <w:ilvl w:val="0"/>
          <w:numId w:val="17"/>
        </w:numPr>
      </w:pPr>
      <w:r>
        <w:t>Current Vehicle Route</w:t>
      </w:r>
    </w:p>
    <w:p w:rsidR="00DF3C51" w:rsidRDefault="00DF3C51" w:rsidP="00DF3C51">
      <w:r>
        <w:t>Dashboard is the first Tab, which will display a snapshot of vehicle status (real time data through OpenXC interface) and upload status to server.</w:t>
      </w:r>
    </w:p>
    <w:p w:rsidR="002216C4" w:rsidRPr="002216C4" w:rsidRDefault="002216C4" w:rsidP="002216C4">
      <w:r>
        <w:t xml:space="preserve">Here We are using </w:t>
      </w:r>
      <w:r w:rsidRPr="002216C4">
        <w:t>the web</w:t>
      </w:r>
      <w:r>
        <w:t xml:space="preserve"> service API </w:t>
      </w:r>
      <w:r w:rsidRPr="0064183D">
        <w:rPr>
          <w:b/>
          <w:i/>
        </w:rPr>
        <w:t>uploadmHealthVehicleData</w:t>
      </w:r>
      <w:r w:rsidRPr="007A1D16">
        <w:rPr>
          <w:b/>
          <w:i/>
        </w:rPr>
        <w:t xml:space="preserve"> (</w:t>
      </w:r>
      <w:r>
        <w:rPr>
          <w:b/>
          <w:i/>
        </w:rPr>
        <w:t xml:space="preserve"> </w:t>
      </w:r>
      <w:r w:rsidRPr="007A1D16">
        <w:rPr>
          <w:b/>
          <w:i/>
        </w:rPr>
        <w:t>)</w:t>
      </w:r>
      <w:r>
        <w:t xml:space="preserve"> </w:t>
      </w:r>
      <w:r w:rsidR="009052A9">
        <w:t xml:space="preserve">from </w:t>
      </w:r>
      <w:r w:rsidR="009052A9" w:rsidRPr="009052A9">
        <w:rPr>
          <w:b/>
        </w:rPr>
        <w:t>OpenXCDataInterface</w:t>
      </w:r>
      <w:r w:rsidR="009052A9" w:rsidRPr="00E62C46">
        <w:t xml:space="preserve"> module</w:t>
      </w:r>
      <w:r w:rsidR="009052A9">
        <w:t xml:space="preserve"> </w:t>
      </w:r>
      <w:r>
        <w:t xml:space="preserve">for </w:t>
      </w:r>
      <w:r w:rsidRPr="002216C4">
        <w:t>Upload location parameter and vehicle speed.</w:t>
      </w:r>
    </w:p>
    <w:p w:rsidR="00DF3C51" w:rsidRDefault="00922769" w:rsidP="002216C4">
      <w:r>
        <w:t>L</w:t>
      </w:r>
      <w:r w:rsidR="00DF3C51">
        <w:t xml:space="preserve">ayout of screen is as below – </w:t>
      </w:r>
    </w:p>
    <w:p w:rsidR="008F6139" w:rsidRPr="003A46CB" w:rsidRDefault="00893C54" w:rsidP="003A46CB">
      <w:r w:rsidRPr="00533DBA">
        <w:rPr>
          <w:rFonts w:ascii="Verdana" w:hAnsi="Verdana"/>
          <w:noProof/>
          <w:szCs w:val="20"/>
        </w:rPr>
        <w:drawing>
          <wp:inline distT="0" distB="0" distL="0" distR="0" wp14:anchorId="6014DF40" wp14:editId="1BC58A0C">
            <wp:extent cx="6076950" cy="2695575"/>
            <wp:effectExtent l="0" t="0" r="0" b="9525"/>
            <wp:docPr id="3" name="Picture 3" descr="D:\Ford\2015-01-15\Test Case\Screenshot_2015-01-15-18-1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ord\2015-01-15\Test Case\Screenshot_2015-01-15-18-16-1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7140" cy="2717838"/>
                    </a:xfrm>
                    <a:prstGeom prst="rect">
                      <a:avLst/>
                    </a:prstGeom>
                    <a:noFill/>
                    <a:ln>
                      <a:noFill/>
                    </a:ln>
                  </pic:spPr>
                </pic:pic>
              </a:graphicData>
            </a:graphic>
          </wp:inline>
        </w:drawing>
      </w:r>
    </w:p>
    <w:p w:rsidR="00DF3C51" w:rsidRDefault="00DF3C51" w:rsidP="003A46CB">
      <w:r>
        <w:t>The Backend API that is being used in this screen is Data Upload API.</w:t>
      </w:r>
    </w:p>
    <w:p w:rsidR="00406BC1" w:rsidRDefault="00406BC1" w:rsidP="00406BC1">
      <w:r>
        <w:t xml:space="preserve">Each time the App will be started, it will prompt to choose the source for vehicle data streaming. </w:t>
      </w:r>
    </w:p>
    <w:p w:rsidR="00406BC1" w:rsidRDefault="00406BC1" w:rsidP="00406BC1">
      <w:r>
        <w:t>Below three options are supported –</w:t>
      </w:r>
    </w:p>
    <w:p w:rsidR="00406BC1" w:rsidRDefault="00406BC1" w:rsidP="00406BC1">
      <w:pPr>
        <w:pStyle w:val="ListParagraph"/>
        <w:numPr>
          <w:ilvl w:val="0"/>
          <w:numId w:val="21"/>
        </w:numPr>
      </w:pPr>
      <w:r>
        <w:t>Vehicle Live Feed Selection</w:t>
      </w:r>
    </w:p>
    <w:p w:rsidR="00406BC1" w:rsidRDefault="00406BC1" w:rsidP="00406BC1">
      <w:pPr>
        <w:pStyle w:val="ListParagraph"/>
        <w:numPr>
          <w:ilvl w:val="0"/>
          <w:numId w:val="21"/>
        </w:numPr>
      </w:pPr>
      <w:r>
        <w:t>Custom Trace file Selection</w:t>
      </w:r>
    </w:p>
    <w:p w:rsidR="00406BC1" w:rsidRDefault="00406BC1" w:rsidP="00406BC1">
      <w:pPr>
        <w:pStyle w:val="ListParagraph"/>
        <w:numPr>
          <w:ilvl w:val="0"/>
          <w:numId w:val="21"/>
        </w:numPr>
      </w:pPr>
      <w:r>
        <w:t>Default Trace file Selection</w:t>
      </w:r>
    </w:p>
    <w:p w:rsidR="001112C8" w:rsidRDefault="001112C8" w:rsidP="003A46CB"/>
    <w:p w:rsidR="00791E43" w:rsidRPr="001112C8" w:rsidRDefault="00791E43" w:rsidP="00791E43">
      <w:pPr>
        <w:pStyle w:val="Heading3"/>
        <w:rPr>
          <w:sz w:val="26"/>
          <w:szCs w:val="26"/>
        </w:rPr>
      </w:pPr>
      <w:r w:rsidRPr="001112C8">
        <w:rPr>
          <w:sz w:val="26"/>
          <w:szCs w:val="26"/>
        </w:rPr>
        <w:t>Vehicle LIVE Stream</w:t>
      </w:r>
    </w:p>
    <w:p w:rsidR="00B7716F" w:rsidRDefault="00B7716F" w:rsidP="00791E43">
      <w:r>
        <w:t>Application can be used in a live scenario, where it can be connected to a car and can stream the live vehicle data to the backend cloud, instead of using the trace file.</w:t>
      </w:r>
    </w:p>
    <w:p w:rsidR="00406BC1" w:rsidRPr="008141B1" w:rsidRDefault="00406BC1" w:rsidP="00406BC1">
      <w:r>
        <w:t xml:space="preserve">In case of </w:t>
      </w:r>
      <w:r w:rsidRPr="00B8547C">
        <w:rPr>
          <w:b/>
        </w:rPr>
        <w:t>Vehicle Live Stream</w:t>
      </w:r>
      <w:r>
        <w:t xml:space="preserve">, device running the app need to be connected to a real vehicle and paired up with VI device connecting to the OBD port present in the vehicle. When the VI device is connected to the vehicle and paired up over </w:t>
      </w:r>
      <w:r w:rsidRPr="008141B1">
        <w:rPr>
          <w:b/>
        </w:rPr>
        <w:t>Bluetooth channel</w:t>
      </w:r>
      <w:r>
        <w:rPr>
          <w:b/>
        </w:rPr>
        <w:t xml:space="preserve"> </w:t>
      </w:r>
      <w:r>
        <w:t>to the device running the app, VI device will start streaming the data to the App. Streaming data can be visualized on the dashboard screen and real time data of the vehicle will start uploading to the cloud. For location of the vehicle, GPS should be kept on so that it can provide Latitude and Longitude values.</w:t>
      </w:r>
    </w:p>
    <w:p w:rsidR="00922769" w:rsidRPr="00406BC1" w:rsidRDefault="00922769" w:rsidP="00406BC1">
      <w:pPr>
        <w:pStyle w:val="Heading3"/>
        <w:rPr>
          <w:sz w:val="26"/>
          <w:szCs w:val="26"/>
        </w:rPr>
      </w:pPr>
      <w:r w:rsidRPr="00406BC1">
        <w:rPr>
          <w:sz w:val="26"/>
          <w:szCs w:val="26"/>
        </w:rPr>
        <w:t>Default Trace File</w:t>
      </w:r>
    </w:p>
    <w:p w:rsidR="00A701B5" w:rsidRDefault="00B7716F" w:rsidP="00B7716F">
      <w:r>
        <w:t>Default trace is embedded in the app by default</w:t>
      </w:r>
      <w:r w:rsidR="00A701B5">
        <w:t>.</w:t>
      </w:r>
    </w:p>
    <w:p w:rsidR="00B7716F" w:rsidRPr="00406BC1" w:rsidRDefault="00922769" w:rsidP="00406BC1">
      <w:pPr>
        <w:pStyle w:val="Heading3"/>
        <w:rPr>
          <w:sz w:val="26"/>
          <w:szCs w:val="26"/>
        </w:rPr>
      </w:pPr>
      <w:r w:rsidRPr="00406BC1">
        <w:rPr>
          <w:sz w:val="26"/>
          <w:szCs w:val="26"/>
        </w:rPr>
        <w:t>Choose a specific Trace file</w:t>
      </w:r>
    </w:p>
    <w:p w:rsidR="00A701B5" w:rsidRDefault="00406BC1" w:rsidP="00A701B5">
      <w:r>
        <w:t xml:space="preserve">This option provides one to use any trace file that he has. </w:t>
      </w:r>
      <w:r w:rsidR="00A701B5">
        <w:t xml:space="preserve">Custom trace file can be selected in the </w:t>
      </w:r>
      <w:r>
        <w:t xml:space="preserve">mobile </w:t>
      </w:r>
      <w:r w:rsidR="00A701B5">
        <w:t xml:space="preserve">device itself from the file explorer. </w:t>
      </w:r>
    </w:p>
    <w:p w:rsidR="00406BC1" w:rsidRDefault="00406BC1" w:rsidP="00A701B5"/>
    <w:p w:rsidR="003B2A0F" w:rsidRDefault="003B2A0F">
      <w:pPr>
        <w:rPr>
          <w:rFonts w:asciiTheme="majorHAnsi" w:eastAsiaTheme="majorEastAsia" w:hAnsiTheme="majorHAnsi" w:cstheme="majorBidi"/>
          <w:b/>
          <w:bCs/>
          <w:color w:val="4F81BD" w:themeColor="accent1"/>
          <w:sz w:val="28"/>
          <w:szCs w:val="26"/>
        </w:rPr>
      </w:pPr>
      <w:r>
        <w:br w:type="page"/>
      </w:r>
    </w:p>
    <w:p w:rsidR="00253E26" w:rsidRDefault="00253E26" w:rsidP="00253E26">
      <w:pPr>
        <w:pStyle w:val="Heading2"/>
      </w:pPr>
      <w:r>
        <w:lastRenderedPageBreak/>
        <w:t>Vehicle Location tracking</w:t>
      </w:r>
    </w:p>
    <w:p w:rsidR="00253E26" w:rsidRDefault="00DF3C51" w:rsidP="00DF3C51">
      <w:r>
        <w:t>Vehicle Location track</w:t>
      </w:r>
      <w:r w:rsidRPr="00DF3C51">
        <w:t>ing is the feature that will display the location of current vehicle as well as other mHealth vehicles on the map.</w:t>
      </w:r>
    </w:p>
    <w:p w:rsidR="00FC0F84" w:rsidRDefault="00386E1C" w:rsidP="00DF3C51">
      <w:r>
        <w:t>Here w</w:t>
      </w:r>
      <w:r w:rsidR="00FC0F84">
        <w:t xml:space="preserve">e are using </w:t>
      </w:r>
      <w:r w:rsidRPr="00386E1C">
        <w:t>the web service exposed</w:t>
      </w:r>
      <w:r>
        <w:rPr>
          <w:rFonts w:ascii="Calibri" w:eastAsia="Times New Roman" w:hAnsi="Calibri" w:cs="Calibri"/>
          <w:color w:val="000000"/>
          <w:sz w:val="20"/>
          <w:szCs w:val="20"/>
        </w:rPr>
        <w:t xml:space="preserve"> </w:t>
      </w:r>
      <w:r w:rsidR="00FC0F84">
        <w:t xml:space="preserve">API </w:t>
      </w:r>
      <w:r w:rsidRPr="00EA323C">
        <w:rPr>
          <w:b/>
          <w:i/>
        </w:rPr>
        <w:t>getAllmHealthVehiclesLocation</w:t>
      </w:r>
      <w:r w:rsidRPr="007A1D16">
        <w:rPr>
          <w:b/>
          <w:i/>
        </w:rPr>
        <w:t xml:space="preserve"> (</w:t>
      </w:r>
      <w:r>
        <w:rPr>
          <w:b/>
          <w:i/>
        </w:rPr>
        <w:t xml:space="preserve"> </w:t>
      </w:r>
      <w:r w:rsidRPr="007A1D16">
        <w:rPr>
          <w:b/>
          <w:i/>
        </w:rPr>
        <w:t>)</w:t>
      </w:r>
      <w:r w:rsidR="009C31F6">
        <w:rPr>
          <w:b/>
          <w:i/>
        </w:rPr>
        <w:t xml:space="preserve"> </w:t>
      </w:r>
      <w:r w:rsidR="009C31F6">
        <w:t xml:space="preserve">from </w:t>
      </w:r>
      <w:r w:rsidR="009C31F6" w:rsidRPr="009052A9">
        <w:rPr>
          <w:b/>
        </w:rPr>
        <w:t>OpenXCDataInterface</w:t>
      </w:r>
      <w:r w:rsidR="009C31F6" w:rsidRPr="00E62C46">
        <w:t xml:space="preserve"> module</w:t>
      </w:r>
      <w:r w:rsidR="009C31F6">
        <w:t xml:space="preserve"> </w:t>
      </w:r>
      <w:r w:rsidR="00FC0F84" w:rsidRPr="00441FFD">
        <w:t xml:space="preserve">. </w:t>
      </w:r>
      <w:r>
        <w:t>We g</w:t>
      </w:r>
      <w:r w:rsidRPr="00386E1C">
        <w:t>et the list of all vehicle locations</w:t>
      </w:r>
      <w:r w:rsidR="00FC0F84">
        <w:t xml:space="preserve"> from this </w:t>
      </w:r>
      <w:r w:rsidR="002A3EFC">
        <w:t>API</w:t>
      </w:r>
      <w:r w:rsidR="00FC0F84">
        <w:t xml:space="preserve">, after that we use </w:t>
      </w:r>
      <w:r>
        <w:t>vehicle</w:t>
      </w:r>
      <w:r w:rsidR="00FC0F84">
        <w:t xml:space="preserve">’s </w:t>
      </w:r>
      <w:r w:rsidRPr="00386E1C">
        <w:t>latitude, longitude</w:t>
      </w:r>
      <w:r w:rsidR="00FC0F84">
        <w:t xml:space="preserve"> to show up nearby </w:t>
      </w:r>
      <w:r>
        <w:t xml:space="preserve">all </w:t>
      </w:r>
      <w:r w:rsidR="001518EA">
        <w:t>vehicles’</w:t>
      </w:r>
      <w:r>
        <w:t xml:space="preserve"> location</w:t>
      </w:r>
      <w:r w:rsidR="00FC0F84">
        <w:t xml:space="preserve"> to </w:t>
      </w:r>
      <w:r>
        <w:t xml:space="preserve">our </w:t>
      </w:r>
      <w:r w:rsidR="00FC0F84">
        <w:t>vehicle.</w:t>
      </w:r>
    </w:p>
    <w:p w:rsidR="00DF3C51" w:rsidRPr="00DF3C51" w:rsidRDefault="00DF3C51" w:rsidP="00DF3C51">
      <w:r>
        <w:t xml:space="preserve">A tentative layout of screen is as below – </w:t>
      </w:r>
    </w:p>
    <w:p w:rsidR="00FA0656" w:rsidRPr="00FA0656" w:rsidRDefault="00191BC1" w:rsidP="00FA0656">
      <w:pPr>
        <w:rPr>
          <w:i/>
        </w:rPr>
      </w:pPr>
      <w:r>
        <w:rPr>
          <w:i/>
          <w:noProof/>
        </w:rPr>
        <w:drawing>
          <wp:inline distT="0" distB="0" distL="0" distR="0" wp14:anchorId="5612736F" wp14:editId="1CE35D9E">
            <wp:extent cx="6082832" cy="3162300"/>
            <wp:effectExtent l="0" t="0" r="0" b="0"/>
            <wp:docPr id="6" name="Picture 6" descr="C:\Users\mittal_s\Desktop\Screenshot_2015-01-21-14-5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ttal_s\Desktop\Screenshot_2015-01-21-14-50-3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4358" cy="3173491"/>
                    </a:xfrm>
                    <a:prstGeom prst="rect">
                      <a:avLst/>
                    </a:prstGeom>
                    <a:noFill/>
                    <a:ln>
                      <a:noFill/>
                    </a:ln>
                  </pic:spPr>
                </pic:pic>
              </a:graphicData>
            </a:graphic>
          </wp:inline>
        </w:drawing>
      </w:r>
    </w:p>
    <w:p w:rsidR="00406BC1" w:rsidRDefault="00406BC1" w:rsidP="00406BC1">
      <w:pPr>
        <w:pStyle w:val="Heading2"/>
        <w:numPr>
          <w:ilvl w:val="0"/>
          <w:numId w:val="0"/>
        </w:numPr>
        <w:ind w:left="576" w:hanging="576"/>
      </w:pPr>
    </w:p>
    <w:p w:rsidR="00406BC1" w:rsidRPr="00406BC1" w:rsidRDefault="00406BC1" w:rsidP="00406BC1"/>
    <w:p w:rsidR="003B2A0F" w:rsidRDefault="003B2A0F">
      <w:pPr>
        <w:rPr>
          <w:rFonts w:asciiTheme="majorHAnsi" w:eastAsiaTheme="majorEastAsia" w:hAnsiTheme="majorHAnsi" w:cstheme="majorBidi"/>
          <w:b/>
          <w:bCs/>
          <w:color w:val="4F81BD" w:themeColor="accent1"/>
          <w:sz w:val="28"/>
          <w:szCs w:val="26"/>
        </w:rPr>
      </w:pPr>
      <w:r>
        <w:br w:type="page"/>
      </w:r>
    </w:p>
    <w:p w:rsidR="00253E26" w:rsidRDefault="00253E26" w:rsidP="00253E26">
      <w:pPr>
        <w:pStyle w:val="Heading2"/>
      </w:pPr>
      <w:r>
        <w:lastRenderedPageBreak/>
        <w:t xml:space="preserve">Patient location tracking </w:t>
      </w:r>
      <w:proofErr w:type="spellStart"/>
      <w:r>
        <w:t>vs</w:t>
      </w:r>
      <w:proofErr w:type="spellEnd"/>
      <w:r>
        <w:t xml:space="preserve"> vehicle location</w:t>
      </w:r>
    </w:p>
    <w:p w:rsidR="007072DD" w:rsidRDefault="007072DD" w:rsidP="007072DD">
      <w:r>
        <w:t>This will show up the registered patients that belong to the postal code location where vehicle is driving at present. That means it will show up nearby patients to vehicle, which will be probable set of patients whom health worker is going to visit.</w:t>
      </w:r>
    </w:p>
    <w:p w:rsidR="00594873" w:rsidRDefault="00594873" w:rsidP="007072DD">
      <w:r>
        <w:t xml:space="preserve">Here We are using </w:t>
      </w:r>
      <w:r w:rsidR="006155B5">
        <w:t xml:space="preserve">the </w:t>
      </w:r>
      <w:r w:rsidR="009C31F6" w:rsidRPr="002216C4">
        <w:t>web</w:t>
      </w:r>
      <w:r w:rsidR="009C31F6">
        <w:t xml:space="preserve"> service </w:t>
      </w:r>
      <w:r>
        <w:t xml:space="preserve">API </w:t>
      </w:r>
      <w:proofErr w:type="spellStart"/>
      <w:r w:rsidRPr="00441FFD">
        <w:rPr>
          <w:b/>
          <w:i/>
        </w:rPr>
        <w:t>getPatientsByPostalCode</w:t>
      </w:r>
      <w:proofErr w:type="spellEnd"/>
      <w:r w:rsidRPr="00441FFD">
        <w:rPr>
          <w:b/>
          <w:i/>
        </w:rPr>
        <w:t xml:space="preserve"> ()</w:t>
      </w:r>
      <w:r w:rsidR="009C31F6">
        <w:rPr>
          <w:b/>
          <w:i/>
        </w:rPr>
        <w:t xml:space="preserve"> </w:t>
      </w:r>
      <w:r w:rsidR="009C31F6">
        <w:t xml:space="preserve">from </w:t>
      </w:r>
      <w:proofErr w:type="spellStart"/>
      <w:r w:rsidR="006155B5">
        <w:rPr>
          <w:b/>
          <w:i/>
        </w:rPr>
        <w:t>mHealthDataInterface</w:t>
      </w:r>
      <w:proofErr w:type="spellEnd"/>
      <w:r w:rsidR="006155B5">
        <w:rPr>
          <w:b/>
          <w:i/>
        </w:rPr>
        <w:t xml:space="preserve"> </w:t>
      </w:r>
      <w:r w:rsidR="009C31F6" w:rsidRPr="00E62C46">
        <w:t>module</w:t>
      </w:r>
      <w:r w:rsidRPr="00441FFD">
        <w:t xml:space="preserve">. </w:t>
      </w:r>
      <w:r w:rsidR="004D3523" w:rsidRPr="00441FFD">
        <w:t>We</w:t>
      </w:r>
      <w:r>
        <w:t xml:space="preserve"> get patients all details from this </w:t>
      </w:r>
      <w:r w:rsidR="00C95F45">
        <w:t>API</w:t>
      </w:r>
      <w:r>
        <w:t xml:space="preserve">, after that we use patient’s address and postal code </w:t>
      </w:r>
      <w:r w:rsidR="003041B7">
        <w:t>to show up nearby patients to vehicle</w:t>
      </w:r>
      <w:r>
        <w:t>.</w:t>
      </w:r>
    </w:p>
    <w:p w:rsidR="007072DD" w:rsidRPr="00DF3C51" w:rsidRDefault="007072DD" w:rsidP="007072DD">
      <w:r>
        <w:t xml:space="preserve">A tentative layout of screen is as below – </w:t>
      </w:r>
    </w:p>
    <w:p w:rsidR="00253E26" w:rsidRPr="00253E26" w:rsidRDefault="002E715D" w:rsidP="00253E26">
      <w:r>
        <w:rPr>
          <w:noProof/>
        </w:rPr>
        <w:drawing>
          <wp:inline distT="0" distB="0" distL="0" distR="0">
            <wp:extent cx="6021249" cy="3419475"/>
            <wp:effectExtent l="0" t="0" r="0" b="0"/>
            <wp:docPr id="7" name="Picture 7" descr="C:\Users\mittal_s\Desktop\Screenshot_2015-01-21-14-5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ttal_s\Desktop\Screenshot_2015-01-21-14-50-1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26715" cy="3422579"/>
                    </a:xfrm>
                    <a:prstGeom prst="rect">
                      <a:avLst/>
                    </a:prstGeom>
                    <a:noFill/>
                    <a:ln>
                      <a:noFill/>
                    </a:ln>
                  </pic:spPr>
                </pic:pic>
              </a:graphicData>
            </a:graphic>
          </wp:inline>
        </w:drawing>
      </w:r>
    </w:p>
    <w:p w:rsidR="007072DD" w:rsidRDefault="007072DD" w:rsidP="007072DD">
      <w:pPr>
        <w:pStyle w:val="Heading2"/>
        <w:numPr>
          <w:ilvl w:val="0"/>
          <w:numId w:val="0"/>
        </w:numPr>
        <w:ind w:left="576" w:hanging="576"/>
      </w:pPr>
    </w:p>
    <w:p w:rsidR="003B2A0F" w:rsidRDefault="003B2A0F">
      <w:pPr>
        <w:rPr>
          <w:rFonts w:asciiTheme="majorHAnsi" w:eastAsiaTheme="majorEastAsia" w:hAnsiTheme="majorHAnsi" w:cstheme="majorBidi"/>
          <w:b/>
          <w:bCs/>
          <w:color w:val="4F81BD" w:themeColor="accent1"/>
          <w:sz w:val="28"/>
          <w:szCs w:val="26"/>
        </w:rPr>
      </w:pPr>
      <w:r>
        <w:br w:type="page"/>
      </w:r>
    </w:p>
    <w:p w:rsidR="00253E26" w:rsidRPr="00253E26" w:rsidRDefault="00253E26" w:rsidP="00253E26">
      <w:pPr>
        <w:pStyle w:val="Heading2"/>
      </w:pPr>
      <w:r>
        <w:lastRenderedPageBreak/>
        <w:t>Notific</w:t>
      </w:r>
      <w:r w:rsidR="007072DD">
        <w:t>ation message to patients for Health Worker</w:t>
      </w:r>
      <w:r>
        <w:t xml:space="preserve"> visit</w:t>
      </w:r>
    </w:p>
    <w:p w:rsidR="00253E26" w:rsidRDefault="00E06975" w:rsidP="00E06975">
      <w:r w:rsidRPr="00E06975">
        <w:t>This is an interesting feature where App will send an SMS message to registered mobile no of patient(s), whom health worker is going to visit shortly.</w:t>
      </w:r>
    </w:p>
    <w:p w:rsidR="00E06975" w:rsidRDefault="00E06975" w:rsidP="00E06975">
      <w:r w:rsidRPr="00E06975">
        <w:t>While being on the way, it will display the list of registered patients on current postal code. Health worker then can select some/all patients and send the message notification to them stating that HW is visiting shortly to them, for they could be available and ready for meeting.</w:t>
      </w:r>
    </w:p>
    <w:p w:rsidR="00441FFD" w:rsidRPr="00441FFD" w:rsidRDefault="00441FFD" w:rsidP="00E06975">
      <w:r>
        <w:t>Here We are using</w:t>
      </w:r>
      <w:r w:rsidR="006155B5">
        <w:t xml:space="preserve"> two</w:t>
      </w:r>
      <w:r w:rsidR="006155B5" w:rsidRPr="002216C4">
        <w:t xml:space="preserve"> web</w:t>
      </w:r>
      <w:r w:rsidR="006155B5">
        <w:t xml:space="preserve"> service </w:t>
      </w:r>
      <w:r w:rsidR="005F0124">
        <w:t xml:space="preserve">API’s </w:t>
      </w:r>
      <w:proofErr w:type="spellStart"/>
      <w:r w:rsidR="005F0124">
        <w:t>getPatientsByPostalCode</w:t>
      </w:r>
      <w:proofErr w:type="spellEnd"/>
      <w:r w:rsidRPr="00441FFD">
        <w:rPr>
          <w:b/>
          <w:i/>
        </w:rPr>
        <w:t xml:space="preserve"> (</w:t>
      </w:r>
      <w:r w:rsidR="005F6FD3" w:rsidRPr="00441FFD">
        <w:rPr>
          <w:b/>
          <w:i/>
        </w:rPr>
        <w:t>)</w:t>
      </w:r>
      <w:r w:rsidR="005F6FD3">
        <w:rPr>
          <w:b/>
          <w:i/>
        </w:rPr>
        <w:t xml:space="preserve">, </w:t>
      </w:r>
      <w:proofErr w:type="spellStart"/>
      <w:r w:rsidR="005F6FD3">
        <w:rPr>
          <w:b/>
          <w:i/>
        </w:rPr>
        <w:t>getPatientsByVillage</w:t>
      </w:r>
      <w:proofErr w:type="spellEnd"/>
      <w:r w:rsidRPr="00441FFD">
        <w:rPr>
          <w:b/>
          <w:i/>
        </w:rPr>
        <w:t xml:space="preserve"> </w:t>
      </w:r>
      <w:r w:rsidR="006155B5">
        <w:rPr>
          <w:b/>
          <w:i/>
        </w:rPr>
        <w:t xml:space="preserve">and </w:t>
      </w:r>
      <w:proofErr w:type="spellStart"/>
      <w:proofErr w:type="gramStart"/>
      <w:r w:rsidRPr="00441FFD">
        <w:rPr>
          <w:b/>
          <w:i/>
        </w:rPr>
        <w:t>getPatientsDetailByName</w:t>
      </w:r>
      <w:proofErr w:type="spellEnd"/>
      <w:r w:rsidRPr="00441FFD">
        <w:rPr>
          <w:b/>
          <w:i/>
        </w:rPr>
        <w:t>(</w:t>
      </w:r>
      <w:proofErr w:type="gramEnd"/>
      <w:r w:rsidRPr="00441FFD">
        <w:rPr>
          <w:b/>
          <w:i/>
        </w:rPr>
        <w:t>)</w:t>
      </w:r>
      <w:r w:rsidR="006155B5">
        <w:rPr>
          <w:b/>
          <w:i/>
        </w:rPr>
        <w:t xml:space="preserve"> </w:t>
      </w:r>
      <w:r w:rsidR="006155B5">
        <w:t xml:space="preserve">from </w:t>
      </w:r>
      <w:proofErr w:type="spellStart"/>
      <w:r w:rsidR="006155B5">
        <w:rPr>
          <w:b/>
          <w:i/>
        </w:rPr>
        <w:t>mHealthDataInterface</w:t>
      </w:r>
      <w:proofErr w:type="spellEnd"/>
      <w:r w:rsidR="006155B5">
        <w:rPr>
          <w:b/>
          <w:i/>
        </w:rPr>
        <w:t xml:space="preserve">  </w:t>
      </w:r>
      <w:r w:rsidR="006155B5" w:rsidRPr="006155B5">
        <w:t>module</w:t>
      </w:r>
      <w:r w:rsidR="006155B5">
        <w:rPr>
          <w:b/>
          <w:i/>
        </w:rPr>
        <w:t xml:space="preserve"> </w:t>
      </w:r>
      <w:r w:rsidR="006155B5" w:rsidRPr="006155B5">
        <w:t>.</w:t>
      </w:r>
      <w:r w:rsidRPr="00441FFD">
        <w:t xml:space="preserve"> </w:t>
      </w:r>
      <w:r w:rsidR="006155B5">
        <w:t>W</w:t>
      </w:r>
      <w:r w:rsidRPr="00441FFD">
        <w:t>e</w:t>
      </w:r>
      <w:r w:rsidR="00B55EF2">
        <w:t xml:space="preserve"> ge</w:t>
      </w:r>
      <w:r>
        <w:t>t patients all details from these apis</w:t>
      </w:r>
      <w:r w:rsidR="00B55EF2">
        <w:t xml:space="preserve">, after that </w:t>
      </w:r>
      <w:r w:rsidR="00B55EF2" w:rsidRPr="00E06975">
        <w:t>App will send an SMS message to registered mobile no of patient(s)</w:t>
      </w:r>
      <w:r w:rsidR="00B55EF2">
        <w:t>.</w:t>
      </w:r>
    </w:p>
    <w:p w:rsidR="00E06975" w:rsidRPr="00DF3C51" w:rsidRDefault="00E06975" w:rsidP="00E06975">
      <w:r>
        <w:t xml:space="preserve">A tentative layout of screen is as below – </w:t>
      </w:r>
    </w:p>
    <w:p w:rsidR="00E06975" w:rsidRPr="00E06975" w:rsidRDefault="00E06975" w:rsidP="00E06975">
      <w:pPr>
        <w:ind w:left="360"/>
      </w:pPr>
    </w:p>
    <w:p w:rsidR="00F16E11" w:rsidRPr="00B32DDF" w:rsidRDefault="00C56854" w:rsidP="00F16E11">
      <w:pPr>
        <w:spacing w:line="240" w:lineRule="auto"/>
      </w:pPr>
      <w:r>
        <w:rPr>
          <w:noProof/>
        </w:rPr>
        <w:drawing>
          <wp:inline distT="0" distB="0" distL="0" distR="0">
            <wp:extent cx="5753100" cy="2876550"/>
            <wp:effectExtent l="0" t="0" r="0" b="0"/>
            <wp:docPr id="8" name="Picture 8" descr="C:\Users\mittal_s\Desktop\Screenshot_2015-01-21-14-5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ttal_s\Desktop\Screenshot_2015-01-21-14-51-0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2876550"/>
                    </a:xfrm>
                    <a:prstGeom prst="rect">
                      <a:avLst/>
                    </a:prstGeom>
                    <a:noFill/>
                    <a:ln>
                      <a:noFill/>
                    </a:ln>
                  </pic:spPr>
                </pic:pic>
              </a:graphicData>
            </a:graphic>
          </wp:inline>
        </w:drawing>
      </w:r>
    </w:p>
    <w:p w:rsidR="001B513A" w:rsidRDefault="001B513A" w:rsidP="001B513A"/>
    <w:p w:rsidR="00253E26" w:rsidRDefault="00E06975" w:rsidP="001B513A">
      <w:pPr>
        <w:rPr>
          <w:b/>
          <w:i/>
        </w:rPr>
      </w:pPr>
      <w:r w:rsidRPr="00E06975">
        <w:rPr>
          <w:b/>
          <w:i/>
        </w:rPr>
        <w:t>As perquisite – we will use the SIM card service of cellular provider that is plugged on the Android phone/tab.</w:t>
      </w:r>
    </w:p>
    <w:p w:rsidR="003B2A0F" w:rsidRDefault="003B2A0F">
      <w:pPr>
        <w:rPr>
          <w:rFonts w:asciiTheme="majorHAnsi" w:eastAsiaTheme="majorEastAsia" w:hAnsiTheme="majorHAnsi" w:cstheme="majorBidi"/>
          <w:b/>
          <w:bCs/>
          <w:color w:val="4F81BD" w:themeColor="accent1"/>
          <w:sz w:val="28"/>
          <w:szCs w:val="26"/>
        </w:rPr>
      </w:pPr>
      <w:r>
        <w:br w:type="page"/>
      </w:r>
    </w:p>
    <w:p w:rsidR="00E06975" w:rsidRDefault="00922769" w:rsidP="007D2660">
      <w:pPr>
        <w:pStyle w:val="Heading2"/>
      </w:pPr>
      <w:r>
        <w:lastRenderedPageBreak/>
        <w:t>Current Vehicle Route Data</w:t>
      </w:r>
    </w:p>
    <w:p w:rsidR="00EA3415" w:rsidRDefault="007D2660" w:rsidP="00EA3415">
      <w:r>
        <w:t xml:space="preserve">This feature gives the facility of viewing the data that is being uploaded to the backend cloud server. At any time it </w:t>
      </w:r>
      <w:r w:rsidR="00EA3415">
        <w:t>fetches</w:t>
      </w:r>
      <w:r>
        <w:t xml:space="preserve"> the data for the current vehicle</w:t>
      </w:r>
      <w:r w:rsidR="00EA3415">
        <w:t xml:space="preserve">. A layout of screen is as below – </w:t>
      </w:r>
    </w:p>
    <w:p w:rsidR="00EA3415" w:rsidRDefault="00EA3415" w:rsidP="00EA3415"/>
    <w:p w:rsidR="00EA3415" w:rsidRPr="00DF3C51" w:rsidRDefault="00EA3415" w:rsidP="00EA3415">
      <w:r>
        <w:rPr>
          <w:noProof/>
        </w:rPr>
        <w:drawing>
          <wp:inline distT="0" distB="0" distL="0" distR="0" wp14:anchorId="00F90BBF" wp14:editId="6D444D5D">
            <wp:extent cx="6257924" cy="2857500"/>
            <wp:effectExtent l="0" t="0" r="0" b="0"/>
            <wp:docPr id="13" name="Picture 13" descr="C:\Users\jaggi.m\AppData\Local\Microsoft\Windows\Temporary Internet Files\Content.Word\Screenshot_2015-01-15-15-0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ggi.m\AppData\Local\Microsoft\Windows\Temporary Internet Files\Content.Word\Screenshot_2015-01-15-15-01-3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78607" cy="2866944"/>
                    </a:xfrm>
                    <a:prstGeom prst="rect">
                      <a:avLst/>
                    </a:prstGeom>
                    <a:noFill/>
                    <a:ln>
                      <a:noFill/>
                    </a:ln>
                  </pic:spPr>
                </pic:pic>
              </a:graphicData>
            </a:graphic>
          </wp:inline>
        </w:drawing>
      </w:r>
    </w:p>
    <w:p w:rsidR="007D2660" w:rsidRDefault="00EA3415" w:rsidP="007D2660">
      <w:r>
        <w:t xml:space="preserve">The data packet that gets upload on the dashboard screen can be easily viewed here. </w:t>
      </w:r>
    </w:p>
    <w:p w:rsidR="00AF090B" w:rsidRDefault="00917756" w:rsidP="00917756">
      <w:r>
        <w:t>Latest</w:t>
      </w:r>
      <w:r w:rsidR="00D91924">
        <w:t xml:space="preserve"> 120 records are</w:t>
      </w:r>
      <w:r>
        <w:t xml:space="preserve"> shown here. M</w:t>
      </w:r>
      <w:r w:rsidR="00AF090B">
        <w:t xml:space="preserve">ost recent data feed </w:t>
      </w:r>
      <w:r>
        <w:t xml:space="preserve">displays </w:t>
      </w:r>
      <w:r w:rsidR="00AF090B">
        <w:t xml:space="preserve">on </w:t>
      </w:r>
      <w:r>
        <w:t xml:space="preserve">the </w:t>
      </w:r>
      <w:r w:rsidR="00AF090B">
        <w:t>to</w:t>
      </w:r>
      <w:r>
        <w:t xml:space="preserve">p and then in descending order, the older </w:t>
      </w:r>
      <w:r w:rsidR="00D91924">
        <w:t xml:space="preserve">ones are shown. This count is easily configurable on the server side code for </w:t>
      </w:r>
      <w:proofErr w:type="spellStart"/>
      <w:r w:rsidR="00D91924">
        <w:t>mHealthDataInterface</w:t>
      </w:r>
      <w:proofErr w:type="spellEnd"/>
      <w:r w:rsidR="00D91924">
        <w:t>.</w:t>
      </w:r>
    </w:p>
    <w:p w:rsidR="001112C8" w:rsidRDefault="00EA3415" w:rsidP="007D2660">
      <w:r>
        <w:t xml:space="preserve">The Date/Time showed of the packet </w:t>
      </w:r>
      <w:r w:rsidR="001112C8">
        <w:t xml:space="preserve">is the time when packet was uploaded from device to cloud server, </w:t>
      </w:r>
      <w:r>
        <w:t xml:space="preserve">in case the device is connected to a network. </w:t>
      </w:r>
    </w:p>
    <w:p w:rsidR="007D2660" w:rsidRPr="004874A9" w:rsidRDefault="00EA3415" w:rsidP="007D2660">
      <w:pPr>
        <w:rPr>
          <w:b/>
          <w:u w:val="single"/>
        </w:rPr>
      </w:pPr>
      <w:r>
        <w:t xml:space="preserve">If the network is unavailable and device is working under offline mode, then the packet will be uploaded to cache together with the time stamp and when the network regains, it will be uploaded. </w:t>
      </w:r>
      <w:r w:rsidR="00376F72">
        <w:t xml:space="preserve"> </w:t>
      </w:r>
      <w:r w:rsidR="00DE7CDD">
        <w:t>So,</w:t>
      </w:r>
      <w:r w:rsidR="00376F72">
        <w:t xml:space="preserve"> </w:t>
      </w:r>
      <w:r w:rsidR="00376F72" w:rsidRPr="004874A9">
        <w:rPr>
          <w:b/>
          <w:u w:val="single"/>
        </w:rPr>
        <w:t xml:space="preserve">all the date/ time are representing the real time </w:t>
      </w:r>
      <w:r w:rsidR="004874A9" w:rsidRPr="004874A9">
        <w:rPr>
          <w:b/>
          <w:u w:val="single"/>
        </w:rPr>
        <w:t xml:space="preserve">actual </w:t>
      </w:r>
      <w:r w:rsidR="00376F72" w:rsidRPr="004874A9">
        <w:rPr>
          <w:b/>
          <w:u w:val="single"/>
        </w:rPr>
        <w:t>values.</w:t>
      </w:r>
    </w:p>
    <w:p w:rsidR="00EA3415" w:rsidRPr="00376F72" w:rsidRDefault="00DE7CDD" w:rsidP="007D2660">
      <w:pPr>
        <w:rPr>
          <w:b/>
        </w:rPr>
      </w:pPr>
      <w:r>
        <w:rPr>
          <w:b/>
        </w:rPr>
        <w:t xml:space="preserve">Date/Time is representing </w:t>
      </w:r>
      <w:r w:rsidRPr="00DE7CDD">
        <w:rPr>
          <w:b/>
          <w:u w:val="single"/>
        </w:rPr>
        <w:t>S</w:t>
      </w:r>
      <w:r w:rsidR="00EA3415" w:rsidRPr="00DE7CDD">
        <w:rPr>
          <w:b/>
          <w:u w:val="single"/>
        </w:rPr>
        <w:t>tandard GMT format</w:t>
      </w:r>
      <w:r w:rsidR="00376F72" w:rsidRPr="00376F72">
        <w:rPr>
          <w:b/>
        </w:rPr>
        <w:t>, while uploading to the cloud.</w:t>
      </w:r>
      <w:r w:rsidR="001903B4">
        <w:rPr>
          <w:b/>
        </w:rPr>
        <w:t xml:space="preserve"> Hence time shown will be 5:30 </w:t>
      </w:r>
      <w:proofErr w:type="spellStart"/>
      <w:r w:rsidR="001903B4">
        <w:rPr>
          <w:b/>
        </w:rPr>
        <w:t>Hrs</w:t>
      </w:r>
      <w:proofErr w:type="spellEnd"/>
      <w:r w:rsidR="001903B4">
        <w:rPr>
          <w:b/>
        </w:rPr>
        <w:t xml:space="preserve"> behind the IST.</w:t>
      </w:r>
    </w:p>
    <w:p w:rsidR="001903B4" w:rsidRDefault="001903B4">
      <w:pPr>
        <w:rPr>
          <w:rFonts w:asciiTheme="majorHAnsi" w:eastAsiaTheme="majorEastAsia" w:hAnsiTheme="majorHAnsi" w:cstheme="majorBidi"/>
          <w:b/>
          <w:bCs/>
          <w:color w:val="365F91" w:themeColor="accent1" w:themeShade="BF"/>
          <w:sz w:val="28"/>
          <w:szCs w:val="28"/>
        </w:rPr>
      </w:pPr>
      <w:r>
        <w:br w:type="page"/>
      </w:r>
    </w:p>
    <w:p w:rsidR="00E06975" w:rsidRDefault="00E06975" w:rsidP="00E06975">
      <w:pPr>
        <w:pStyle w:val="Heading1"/>
        <w:spacing w:after="240" w:line="276" w:lineRule="auto"/>
        <w:jc w:val="both"/>
      </w:pPr>
      <w:r>
        <w:lastRenderedPageBreak/>
        <w:t>Perquisite for Demo/Test run of Solution</w:t>
      </w:r>
    </w:p>
    <w:p w:rsidR="00E06975" w:rsidRDefault="00E06975" w:rsidP="00E06975">
      <w:r>
        <w:t xml:space="preserve">Below perquisite for Ford / any external unit to run the Solution – </w:t>
      </w:r>
    </w:p>
    <w:p w:rsidR="00E06975" w:rsidRPr="00EC30D5" w:rsidRDefault="00E06975" w:rsidP="00E06975">
      <w:pPr>
        <w:pStyle w:val="ListParagraph"/>
        <w:numPr>
          <w:ilvl w:val="0"/>
          <w:numId w:val="20"/>
        </w:numPr>
        <w:rPr>
          <w:b/>
          <w:highlight w:val="cyan"/>
        </w:rPr>
      </w:pPr>
      <w:r w:rsidRPr="00EC30D5">
        <w:rPr>
          <w:b/>
          <w:highlight w:val="cyan"/>
        </w:rPr>
        <w:t>MOTECH backend setup to be deployed on a public network which could be AWS, Azure or any public cloud service provider. Ford and HCL need to make due provision to ensure this.</w:t>
      </w:r>
    </w:p>
    <w:p w:rsidR="00E06975" w:rsidRDefault="00E06975" w:rsidP="00E06975">
      <w:pPr>
        <w:pStyle w:val="ListParagraph"/>
        <w:numPr>
          <w:ilvl w:val="0"/>
          <w:numId w:val="20"/>
        </w:numPr>
      </w:pPr>
      <w:r>
        <w:t xml:space="preserve">Android Device (phone or Tab) </w:t>
      </w:r>
    </w:p>
    <w:p w:rsidR="00E06975" w:rsidRDefault="00AB2E9C" w:rsidP="00E06975">
      <w:pPr>
        <w:pStyle w:val="ListParagraph"/>
        <w:numPr>
          <w:ilvl w:val="1"/>
          <w:numId w:val="20"/>
        </w:numPr>
      </w:pPr>
      <w:r>
        <w:t>C</w:t>
      </w:r>
      <w:r w:rsidR="00E06975">
        <w:t xml:space="preserve">onnected to internet either via </w:t>
      </w:r>
      <w:proofErr w:type="spellStart"/>
      <w:r w:rsidR="00E06975">
        <w:t>wifi</w:t>
      </w:r>
      <w:proofErr w:type="spellEnd"/>
      <w:r w:rsidR="00E06975">
        <w:t xml:space="preserve"> or cellular network.</w:t>
      </w:r>
    </w:p>
    <w:p w:rsidR="00E06975" w:rsidRDefault="00E06975" w:rsidP="00E06975">
      <w:pPr>
        <w:pStyle w:val="ListParagraph"/>
        <w:numPr>
          <w:ilvl w:val="1"/>
          <w:numId w:val="20"/>
        </w:numPr>
      </w:pPr>
      <w:r>
        <w:t>Should have size 5” or more.</w:t>
      </w:r>
    </w:p>
    <w:p w:rsidR="00AB2E9C" w:rsidRDefault="00AB2E9C" w:rsidP="00E06975">
      <w:pPr>
        <w:pStyle w:val="ListParagraph"/>
        <w:numPr>
          <w:ilvl w:val="1"/>
          <w:numId w:val="20"/>
        </w:numPr>
      </w:pPr>
      <w:r>
        <w:t xml:space="preserve">For SMS notification, it must have active SIM connected </w:t>
      </w:r>
    </w:p>
    <w:p w:rsidR="00D96E41" w:rsidRDefault="00D96E41" w:rsidP="00E06975">
      <w:pPr>
        <w:pStyle w:val="ListParagraph"/>
        <w:numPr>
          <w:ilvl w:val="1"/>
          <w:numId w:val="20"/>
        </w:numPr>
      </w:pPr>
      <w:r>
        <w:t>Bluetooth enabled for LIVE streaming.</w:t>
      </w:r>
    </w:p>
    <w:p w:rsidR="00E06975" w:rsidRDefault="00406BC1" w:rsidP="00406BC1">
      <w:pPr>
        <w:pStyle w:val="ListParagraph"/>
        <w:numPr>
          <w:ilvl w:val="0"/>
          <w:numId w:val="20"/>
        </w:numPr>
      </w:pPr>
      <w:r>
        <w:t>In car setup with VI device in case of running the app with vehicle live stream</w:t>
      </w:r>
    </w:p>
    <w:p w:rsidR="00406BC1" w:rsidRPr="00E06975" w:rsidRDefault="00406BC1" w:rsidP="00406BC1">
      <w:pPr>
        <w:pStyle w:val="ListParagraph"/>
      </w:pPr>
    </w:p>
    <w:p w:rsidR="00253E26" w:rsidRPr="00253E26" w:rsidRDefault="00253E26" w:rsidP="00253E26">
      <w:pPr>
        <w:jc w:val="center"/>
        <w:rPr>
          <w:b/>
        </w:rPr>
      </w:pPr>
      <w:r w:rsidRPr="00253E26">
        <w:rPr>
          <w:b/>
        </w:rPr>
        <w:t xml:space="preserve">~~ </w:t>
      </w:r>
      <w:proofErr w:type="gramStart"/>
      <w:r w:rsidRPr="00253E26">
        <w:rPr>
          <w:b/>
        </w:rPr>
        <w:t>end</w:t>
      </w:r>
      <w:proofErr w:type="gramEnd"/>
      <w:r w:rsidRPr="00253E26">
        <w:rPr>
          <w:b/>
        </w:rPr>
        <w:t xml:space="preserve"> of doc ~~</w:t>
      </w:r>
    </w:p>
    <w:sectPr w:rsidR="00253E26" w:rsidRPr="00253E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BD14565_"/>
      </v:shape>
    </w:pict>
  </w:numPicBullet>
  <w:abstractNum w:abstractNumId="0">
    <w:nsid w:val="080A18C5"/>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
    <w:nsid w:val="08A438C7"/>
    <w:multiLevelType w:val="hybridMultilevel"/>
    <w:tmpl w:val="668A2E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41782A"/>
    <w:multiLevelType w:val="hybridMultilevel"/>
    <w:tmpl w:val="10060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A13057"/>
    <w:multiLevelType w:val="hybridMultilevel"/>
    <w:tmpl w:val="52CCC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AE1322"/>
    <w:multiLevelType w:val="hybridMultilevel"/>
    <w:tmpl w:val="F8BE1C0C"/>
    <w:lvl w:ilvl="0" w:tplc="0409000F">
      <w:start w:val="1"/>
      <w:numFmt w:val="decimal"/>
      <w:lvlText w:val="%1."/>
      <w:lvlJc w:val="left"/>
      <w:pPr>
        <w:ind w:left="360" w:hanging="360"/>
      </w:pPr>
      <w:rPr>
        <w:rFonts w:hint="default"/>
      </w:rPr>
    </w:lvl>
    <w:lvl w:ilvl="1" w:tplc="04090003">
      <w:start w:val="1"/>
      <w:numFmt w:val="bullet"/>
      <w:lvlText w:val="o"/>
      <w:lvlJc w:val="left"/>
      <w:pPr>
        <w:ind w:left="990" w:hanging="360"/>
      </w:pPr>
      <w:rPr>
        <w:rFonts w:ascii="Courier New" w:hAnsi="Courier New" w:cs="Courier New" w:hint="default"/>
      </w:rPr>
    </w:lvl>
    <w:lvl w:ilvl="2" w:tplc="04090005">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5">
    <w:nsid w:val="2D5D0713"/>
    <w:multiLevelType w:val="hybridMultilevel"/>
    <w:tmpl w:val="41ACEDEE"/>
    <w:lvl w:ilvl="0" w:tplc="8F24C85A">
      <w:start w:val="1"/>
      <w:numFmt w:val="bullet"/>
      <w:lvlText w:val=""/>
      <w:lvlPicBulletId w:val="0"/>
      <w:lvlJc w:val="left"/>
      <w:pPr>
        <w:ind w:left="720" w:hanging="360"/>
      </w:pPr>
      <w:rPr>
        <w:rFonts w:ascii="Symbol" w:hAnsi="Symbol" w:hint="default"/>
        <w:color w:val="auto"/>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93A3311"/>
    <w:multiLevelType w:val="hybridMultilevel"/>
    <w:tmpl w:val="C0DC6C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4CE35A44"/>
    <w:multiLevelType w:val="hybridMultilevel"/>
    <w:tmpl w:val="4CD037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E51452E"/>
    <w:multiLevelType w:val="hybridMultilevel"/>
    <w:tmpl w:val="5858B7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37A298B"/>
    <w:multiLevelType w:val="hybridMultilevel"/>
    <w:tmpl w:val="0A20B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3EC4D78"/>
    <w:multiLevelType w:val="hybridMultilevel"/>
    <w:tmpl w:val="A1E082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697232F"/>
    <w:multiLevelType w:val="multilevel"/>
    <w:tmpl w:val="8102C26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5AD30DF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62B625C0"/>
    <w:multiLevelType w:val="hybridMultilevel"/>
    <w:tmpl w:val="D552276C"/>
    <w:lvl w:ilvl="0" w:tplc="8F24C85A">
      <w:start w:val="1"/>
      <w:numFmt w:val="bullet"/>
      <w:lvlText w:val=""/>
      <w:lvlPicBulletId w:val="0"/>
      <w:lvlJc w:val="left"/>
      <w:pPr>
        <w:ind w:left="720" w:hanging="360"/>
      </w:pPr>
      <w:rPr>
        <w:rFonts w:ascii="Symbol" w:hAnsi="Symbol" w:hint="default"/>
        <w:color w:val="auto"/>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C246BAF"/>
    <w:multiLevelType w:val="hybridMultilevel"/>
    <w:tmpl w:val="AFF00072"/>
    <w:lvl w:ilvl="0" w:tplc="8F24C85A">
      <w:start w:val="1"/>
      <w:numFmt w:val="bullet"/>
      <w:lvlText w:val=""/>
      <w:lvlPicBulletId w:val="0"/>
      <w:lvlJc w:val="left"/>
      <w:pPr>
        <w:ind w:left="360" w:hanging="360"/>
      </w:pPr>
      <w:rPr>
        <w:rFonts w:ascii="Symbol" w:hAnsi="Symbol" w:hint="default"/>
        <w:color w:val="auto"/>
        <w:sz w:val="16"/>
        <w:szCs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7D0A4BD6"/>
    <w:multiLevelType w:val="hybridMultilevel"/>
    <w:tmpl w:val="21EA5718"/>
    <w:lvl w:ilvl="0" w:tplc="90047D8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5"/>
  </w:num>
  <w:num w:numId="4">
    <w:abstractNumId w:val="9"/>
  </w:num>
  <w:num w:numId="5">
    <w:abstractNumId w:val="6"/>
  </w:num>
  <w:num w:numId="6">
    <w:abstractNumId w:val="1"/>
  </w:num>
  <w:num w:numId="7">
    <w:abstractNumId w:val="2"/>
  </w:num>
  <w:num w:numId="8">
    <w:abstractNumId w:val="3"/>
  </w:num>
  <w:num w:numId="9">
    <w:abstractNumId w:val="0"/>
  </w:num>
  <w:num w:numId="10">
    <w:abstractNumId w:val="4"/>
  </w:num>
  <w:num w:numId="11">
    <w:abstractNumId w:val="15"/>
  </w:num>
  <w:num w:numId="12">
    <w:abstractNumId w:val="11"/>
  </w:num>
  <w:num w:numId="13">
    <w:abstractNumId w:val="11"/>
  </w:num>
  <w:num w:numId="14">
    <w:abstractNumId w:val="11"/>
  </w:num>
  <w:num w:numId="15">
    <w:abstractNumId w:val="14"/>
  </w:num>
  <w:num w:numId="16">
    <w:abstractNumId w:val="11"/>
  </w:num>
  <w:num w:numId="17">
    <w:abstractNumId w:val="13"/>
  </w:num>
  <w:num w:numId="18">
    <w:abstractNumId w:val="11"/>
  </w:num>
  <w:num w:numId="19">
    <w:abstractNumId w:val="11"/>
  </w:num>
  <w:num w:numId="20">
    <w:abstractNumId w:val="10"/>
  </w:num>
  <w:num w:numId="21">
    <w:abstractNumId w:val="7"/>
  </w:num>
  <w:num w:numId="22">
    <w:abstractNumId w:val="12"/>
  </w:num>
  <w:num w:numId="23">
    <w:abstractNumId w:val="12"/>
  </w:num>
  <w:num w:numId="24">
    <w:abstractNumId w:val="12"/>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552C"/>
    <w:rsid w:val="000A3A5B"/>
    <w:rsid w:val="000A50BE"/>
    <w:rsid w:val="00106FC7"/>
    <w:rsid w:val="00107FED"/>
    <w:rsid w:val="001112C8"/>
    <w:rsid w:val="0012728B"/>
    <w:rsid w:val="0013481F"/>
    <w:rsid w:val="0014310C"/>
    <w:rsid w:val="001518EA"/>
    <w:rsid w:val="00156EC3"/>
    <w:rsid w:val="001903B4"/>
    <w:rsid w:val="00191BC1"/>
    <w:rsid w:val="001A2F1C"/>
    <w:rsid w:val="001B0306"/>
    <w:rsid w:val="001B513A"/>
    <w:rsid w:val="001C18BF"/>
    <w:rsid w:val="001E0AEB"/>
    <w:rsid w:val="001E3D26"/>
    <w:rsid w:val="001E5196"/>
    <w:rsid w:val="002216C4"/>
    <w:rsid w:val="00253E26"/>
    <w:rsid w:val="002769D9"/>
    <w:rsid w:val="002A3EFC"/>
    <w:rsid w:val="002A4979"/>
    <w:rsid w:val="002B1258"/>
    <w:rsid w:val="002E715D"/>
    <w:rsid w:val="002F07CC"/>
    <w:rsid w:val="002F3598"/>
    <w:rsid w:val="003041B7"/>
    <w:rsid w:val="00305ED7"/>
    <w:rsid w:val="0036692D"/>
    <w:rsid w:val="00376F72"/>
    <w:rsid w:val="00386E1C"/>
    <w:rsid w:val="003A46CB"/>
    <w:rsid w:val="003B1615"/>
    <w:rsid w:val="003B21FF"/>
    <w:rsid w:val="003B2A0F"/>
    <w:rsid w:val="003E7A59"/>
    <w:rsid w:val="00406BC1"/>
    <w:rsid w:val="00413876"/>
    <w:rsid w:val="00413C4E"/>
    <w:rsid w:val="004161C3"/>
    <w:rsid w:val="00422DEE"/>
    <w:rsid w:val="004234BD"/>
    <w:rsid w:val="00432FC7"/>
    <w:rsid w:val="00441FFD"/>
    <w:rsid w:val="00451089"/>
    <w:rsid w:val="00485628"/>
    <w:rsid w:val="004874A9"/>
    <w:rsid w:val="004A157A"/>
    <w:rsid w:val="004A3623"/>
    <w:rsid w:val="004C65CB"/>
    <w:rsid w:val="004D3523"/>
    <w:rsid w:val="004D56F1"/>
    <w:rsid w:val="00502FFA"/>
    <w:rsid w:val="005031E0"/>
    <w:rsid w:val="005071F3"/>
    <w:rsid w:val="005131D4"/>
    <w:rsid w:val="00537696"/>
    <w:rsid w:val="00582DD2"/>
    <w:rsid w:val="00594873"/>
    <w:rsid w:val="00597F04"/>
    <w:rsid w:val="005D0D2B"/>
    <w:rsid w:val="005F0124"/>
    <w:rsid w:val="005F6FD3"/>
    <w:rsid w:val="00607043"/>
    <w:rsid w:val="006155B5"/>
    <w:rsid w:val="00621AB2"/>
    <w:rsid w:val="00627C29"/>
    <w:rsid w:val="00633437"/>
    <w:rsid w:val="0064183D"/>
    <w:rsid w:val="00641F17"/>
    <w:rsid w:val="00654BFD"/>
    <w:rsid w:val="006672BF"/>
    <w:rsid w:val="006C6F5D"/>
    <w:rsid w:val="006C7228"/>
    <w:rsid w:val="006D24EB"/>
    <w:rsid w:val="00700E7B"/>
    <w:rsid w:val="007072DD"/>
    <w:rsid w:val="00714A46"/>
    <w:rsid w:val="00730F52"/>
    <w:rsid w:val="00762ED6"/>
    <w:rsid w:val="00791E43"/>
    <w:rsid w:val="007935E8"/>
    <w:rsid w:val="007A76C0"/>
    <w:rsid w:val="007D2660"/>
    <w:rsid w:val="00802759"/>
    <w:rsid w:val="008141B1"/>
    <w:rsid w:val="00822E93"/>
    <w:rsid w:val="00841C47"/>
    <w:rsid w:val="00850102"/>
    <w:rsid w:val="00857F5D"/>
    <w:rsid w:val="008725D6"/>
    <w:rsid w:val="00877460"/>
    <w:rsid w:val="0088250C"/>
    <w:rsid w:val="00893C54"/>
    <w:rsid w:val="008A516E"/>
    <w:rsid w:val="008D0462"/>
    <w:rsid w:val="008D358B"/>
    <w:rsid w:val="008D65D0"/>
    <w:rsid w:val="008F5A24"/>
    <w:rsid w:val="008F6139"/>
    <w:rsid w:val="009052A9"/>
    <w:rsid w:val="00905874"/>
    <w:rsid w:val="00910175"/>
    <w:rsid w:val="0091044B"/>
    <w:rsid w:val="009126AC"/>
    <w:rsid w:val="0091491C"/>
    <w:rsid w:val="00917756"/>
    <w:rsid w:val="0092013A"/>
    <w:rsid w:val="00922769"/>
    <w:rsid w:val="00944BE9"/>
    <w:rsid w:val="00976F84"/>
    <w:rsid w:val="00977660"/>
    <w:rsid w:val="009A22EA"/>
    <w:rsid w:val="009A382F"/>
    <w:rsid w:val="009C31F6"/>
    <w:rsid w:val="009C74FB"/>
    <w:rsid w:val="009D1337"/>
    <w:rsid w:val="009E1610"/>
    <w:rsid w:val="00A44DD3"/>
    <w:rsid w:val="00A45197"/>
    <w:rsid w:val="00A701B5"/>
    <w:rsid w:val="00A747D0"/>
    <w:rsid w:val="00A765D8"/>
    <w:rsid w:val="00AB2E9C"/>
    <w:rsid w:val="00AF090B"/>
    <w:rsid w:val="00B12055"/>
    <w:rsid w:val="00B12893"/>
    <w:rsid w:val="00B13DC1"/>
    <w:rsid w:val="00B14A42"/>
    <w:rsid w:val="00B2075D"/>
    <w:rsid w:val="00B55EF2"/>
    <w:rsid w:val="00B633A8"/>
    <w:rsid w:val="00B673FA"/>
    <w:rsid w:val="00B7716F"/>
    <w:rsid w:val="00B8547C"/>
    <w:rsid w:val="00B947BD"/>
    <w:rsid w:val="00BA4693"/>
    <w:rsid w:val="00BA54DA"/>
    <w:rsid w:val="00BF72C8"/>
    <w:rsid w:val="00C317CB"/>
    <w:rsid w:val="00C47A54"/>
    <w:rsid w:val="00C56854"/>
    <w:rsid w:val="00C95884"/>
    <w:rsid w:val="00C95F45"/>
    <w:rsid w:val="00CB4CEE"/>
    <w:rsid w:val="00D2552C"/>
    <w:rsid w:val="00D41A3D"/>
    <w:rsid w:val="00D91924"/>
    <w:rsid w:val="00D9205F"/>
    <w:rsid w:val="00D96E41"/>
    <w:rsid w:val="00DA185B"/>
    <w:rsid w:val="00DA3AC6"/>
    <w:rsid w:val="00DB4811"/>
    <w:rsid w:val="00DC7601"/>
    <w:rsid w:val="00DD2356"/>
    <w:rsid w:val="00DE7CDD"/>
    <w:rsid w:val="00DF3C51"/>
    <w:rsid w:val="00E03AC2"/>
    <w:rsid w:val="00E06975"/>
    <w:rsid w:val="00E468C8"/>
    <w:rsid w:val="00E56F2A"/>
    <w:rsid w:val="00E62C46"/>
    <w:rsid w:val="00E6389B"/>
    <w:rsid w:val="00EA323C"/>
    <w:rsid w:val="00EA3415"/>
    <w:rsid w:val="00EC30D5"/>
    <w:rsid w:val="00EC4CA2"/>
    <w:rsid w:val="00EF1E50"/>
    <w:rsid w:val="00F06F90"/>
    <w:rsid w:val="00F1092A"/>
    <w:rsid w:val="00F16E11"/>
    <w:rsid w:val="00F2535E"/>
    <w:rsid w:val="00F41ED3"/>
    <w:rsid w:val="00F50CC3"/>
    <w:rsid w:val="00F54A9C"/>
    <w:rsid w:val="00F73541"/>
    <w:rsid w:val="00F75EAC"/>
    <w:rsid w:val="00F948BA"/>
    <w:rsid w:val="00FA0656"/>
    <w:rsid w:val="00FA0989"/>
    <w:rsid w:val="00FC0F84"/>
    <w:rsid w:val="00FC2C41"/>
    <w:rsid w:val="00FD52F5"/>
    <w:rsid w:val="00FF1917"/>
    <w:rsid w:val="00FF20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BF145C3-B3FC-4CC1-A722-658260555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633A8"/>
    <w:pPr>
      <w:keepNext/>
      <w:keepLines/>
      <w:numPr>
        <w:numId w:val="2"/>
      </w:numPr>
      <w:spacing w:before="480" w:after="120" w:line="36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5197"/>
    <w:pPr>
      <w:keepNext/>
      <w:keepLines/>
      <w:numPr>
        <w:ilvl w:val="1"/>
        <w:numId w:val="2"/>
      </w:numPr>
      <w:spacing w:before="200" w:after="12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unhideWhenUsed/>
    <w:qFormat/>
    <w:rsid w:val="00976F84"/>
    <w:pPr>
      <w:keepNext/>
      <w:keepLines/>
      <w:numPr>
        <w:ilvl w:val="2"/>
        <w:numId w:val="2"/>
      </w:numPr>
      <w:spacing w:before="200" w:after="12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semiHidden/>
    <w:unhideWhenUsed/>
    <w:qFormat/>
    <w:rsid w:val="00253E26"/>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53E26"/>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53E26"/>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53E26"/>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53E26"/>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53E26"/>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62ED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62ED6"/>
    <w:rPr>
      <w:rFonts w:eastAsiaTheme="minorEastAsia"/>
      <w:lang w:eastAsia="ja-JP"/>
    </w:rPr>
  </w:style>
  <w:style w:type="character" w:styleId="IntenseEmphasis">
    <w:name w:val="Intense Emphasis"/>
    <w:basedOn w:val="DefaultParagraphFont"/>
    <w:uiPriority w:val="21"/>
    <w:qFormat/>
    <w:rsid w:val="00762ED6"/>
    <w:rPr>
      <w:b/>
      <w:bCs/>
      <w:i/>
      <w:iCs/>
      <w:color w:val="4F81BD" w:themeColor="accent1"/>
    </w:rPr>
  </w:style>
  <w:style w:type="paragraph" w:styleId="BalloonText">
    <w:name w:val="Balloon Text"/>
    <w:basedOn w:val="Normal"/>
    <w:link w:val="BalloonTextChar"/>
    <w:uiPriority w:val="99"/>
    <w:semiHidden/>
    <w:unhideWhenUsed/>
    <w:rsid w:val="00762E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2ED6"/>
    <w:rPr>
      <w:rFonts w:ascii="Tahoma" w:hAnsi="Tahoma" w:cs="Tahoma"/>
      <w:sz w:val="16"/>
      <w:szCs w:val="16"/>
    </w:rPr>
  </w:style>
  <w:style w:type="character" w:customStyle="1" w:styleId="Heading1Char">
    <w:name w:val="Heading 1 Char"/>
    <w:basedOn w:val="DefaultParagraphFont"/>
    <w:link w:val="Heading1"/>
    <w:uiPriority w:val="9"/>
    <w:rsid w:val="00B633A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B673FA"/>
    <w:pPr>
      <w:spacing w:after="120" w:line="360" w:lineRule="auto"/>
      <w:ind w:left="720"/>
      <w:contextualSpacing/>
    </w:pPr>
    <w:rPr>
      <w:rFonts w:ascii="Calibri" w:eastAsia="Calibri" w:hAnsi="Calibri" w:cs="Times New Roman"/>
    </w:rPr>
  </w:style>
  <w:style w:type="character" w:styleId="Hyperlink">
    <w:name w:val="Hyperlink"/>
    <w:basedOn w:val="DefaultParagraphFont"/>
    <w:uiPriority w:val="99"/>
    <w:unhideWhenUsed/>
    <w:rsid w:val="001A2F1C"/>
    <w:rPr>
      <w:color w:val="0000FF" w:themeColor="hyperlink"/>
      <w:u w:val="single"/>
    </w:rPr>
  </w:style>
  <w:style w:type="paragraph" w:styleId="Caption">
    <w:name w:val="caption"/>
    <w:basedOn w:val="Normal"/>
    <w:next w:val="Normal"/>
    <w:uiPriority w:val="35"/>
    <w:unhideWhenUsed/>
    <w:qFormat/>
    <w:rsid w:val="001A2F1C"/>
    <w:pPr>
      <w:spacing w:line="240" w:lineRule="auto"/>
    </w:pPr>
    <w:rPr>
      <w:rFonts w:eastAsiaTheme="minorEastAsia"/>
      <w:b/>
      <w:bCs/>
      <w:color w:val="4F81BD" w:themeColor="accent1"/>
      <w:sz w:val="18"/>
      <w:szCs w:val="18"/>
    </w:rPr>
  </w:style>
  <w:style w:type="table" w:styleId="TableGrid">
    <w:name w:val="Table Grid"/>
    <w:basedOn w:val="TableNormal"/>
    <w:uiPriority w:val="59"/>
    <w:rsid w:val="00F75EAC"/>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A45197"/>
    <w:rPr>
      <w:rFonts w:asciiTheme="majorHAnsi" w:eastAsiaTheme="majorEastAsia" w:hAnsiTheme="majorHAnsi" w:cstheme="majorBidi"/>
      <w:b/>
      <w:bCs/>
      <w:color w:val="4F81BD" w:themeColor="accent1"/>
      <w:sz w:val="28"/>
      <w:szCs w:val="26"/>
    </w:rPr>
  </w:style>
  <w:style w:type="character" w:customStyle="1" w:styleId="Heading3Char">
    <w:name w:val="Heading 3 Char"/>
    <w:basedOn w:val="DefaultParagraphFont"/>
    <w:link w:val="Heading3"/>
    <w:uiPriority w:val="9"/>
    <w:rsid w:val="00976F84"/>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semiHidden/>
    <w:rsid w:val="00253E2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53E2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53E2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53E2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53E2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53E26"/>
    <w:rPr>
      <w:rFonts w:asciiTheme="majorHAnsi" w:eastAsiaTheme="majorEastAsia" w:hAnsiTheme="majorHAnsi" w:cstheme="majorBidi"/>
      <w:i/>
      <w:iCs/>
      <w:color w:val="404040" w:themeColor="text1" w:themeTint="BF"/>
      <w:sz w:val="20"/>
      <w:szCs w:val="20"/>
    </w:rPr>
  </w:style>
  <w:style w:type="paragraph" w:styleId="Revision">
    <w:name w:val="Revision"/>
    <w:hidden/>
    <w:uiPriority w:val="99"/>
    <w:semiHidden/>
    <w:rsid w:val="00654BF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4769868">
      <w:bodyDiv w:val="1"/>
      <w:marLeft w:val="0"/>
      <w:marRight w:val="0"/>
      <w:marTop w:val="0"/>
      <w:marBottom w:val="0"/>
      <w:divBdr>
        <w:top w:val="none" w:sz="0" w:space="0" w:color="auto"/>
        <w:left w:val="none" w:sz="0" w:space="0" w:color="auto"/>
        <w:bottom w:val="none" w:sz="0" w:space="0" w:color="auto"/>
        <w:right w:val="none" w:sz="0" w:space="0" w:color="auto"/>
      </w:divBdr>
    </w:div>
    <w:div w:id="1130397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AD6D7B5BF2047FCB32B8677D23D063D"/>
        <w:category>
          <w:name w:val="General"/>
          <w:gallery w:val="placeholder"/>
        </w:category>
        <w:types>
          <w:type w:val="bbPlcHdr"/>
        </w:types>
        <w:behaviors>
          <w:behavior w:val="content"/>
        </w:behaviors>
        <w:guid w:val="{E930DD86-DC3D-4112-88EC-4D02C7A00B06}"/>
      </w:docPartPr>
      <w:docPartBody>
        <w:p w:rsidR="00B11EA2" w:rsidRDefault="00DD49F4" w:rsidP="00DD49F4">
          <w:pPr>
            <w:pStyle w:val="6AD6D7B5BF2047FCB32B8677D23D063D"/>
          </w:pPr>
          <w:r>
            <w:rPr>
              <w:rFonts w:asciiTheme="majorHAnsi" w:eastAsiaTheme="majorEastAsia" w:hAnsiTheme="majorHAnsi" w:cstheme="majorBidi"/>
            </w:rPr>
            <w:t>[Type the company name]</w:t>
          </w:r>
        </w:p>
      </w:docPartBody>
    </w:docPart>
    <w:docPart>
      <w:docPartPr>
        <w:name w:val="237211530315428B975B703B27F2A850"/>
        <w:category>
          <w:name w:val="General"/>
          <w:gallery w:val="placeholder"/>
        </w:category>
        <w:types>
          <w:type w:val="bbPlcHdr"/>
        </w:types>
        <w:behaviors>
          <w:behavior w:val="content"/>
        </w:behaviors>
        <w:guid w:val="{4238727A-F780-4684-86F1-2AA787C1BC34}"/>
      </w:docPartPr>
      <w:docPartBody>
        <w:p w:rsidR="00B11EA2" w:rsidRDefault="00DD49F4" w:rsidP="00DD49F4">
          <w:pPr>
            <w:pStyle w:val="237211530315428B975B703B27F2A850"/>
          </w:pPr>
          <w:r>
            <w:rPr>
              <w:rFonts w:asciiTheme="majorHAnsi" w:eastAsiaTheme="majorEastAsia" w:hAnsiTheme="majorHAnsi" w:cstheme="majorBidi"/>
              <w:color w:val="5B9BD5" w:themeColor="accent1"/>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49F4"/>
    <w:rsid w:val="0005088E"/>
    <w:rsid w:val="000E5180"/>
    <w:rsid w:val="000F31CD"/>
    <w:rsid w:val="00147E88"/>
    <w:rsid w:val="002D7725"/>
    <w:rsid w:val="00320CBD"/>
    <w:rsid w:val="00374E2B"/>
    <w:rsid w:val="00392F57"/>
    <w:rsid w:val="003E42CD"/>
    <w:rsid w:val="006B30F5"/>
    <w:rsid w:val="006E5DE2"/>
    <w:rsid w:val="007053EE"/>
    <w:rsid w:val="00756C4F"/>
    <w:rsid w:val="00827C1A"/>
    <w:rsid w:val="00844BFA"/>
    <w:rsid w:val="008E1239"/>
    <w:rsid w:val="008F0F0F"/>
    <w:rsid w:val="009B0C9E"/>
    <w:rsid w:val="00AE244F"/>
    <w:rsid w:val="00B11EA2"/>
    <w:rsid w:val="00B44EE2"/>
    <w:rsid w:val="00C4515C"/>
    <w:rsid w:val="00C81510"/>
    <w:rsid w:val="00DD49F4"/>
    <w:rsid w:val="00E526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58174D75B374ADB96C10AB5B54E1CE3">
    <w:name w:val="D58174D75B374ADB96C10AB5B54E1CE3"/>
    <w:rsid w:val="00DD49F4"/>
  </w:style>
  <w:style w:type="paragraph" w:customStyle="1" w:styleId="3D814C35EF0A43E09E96843ECB75B652">
    <w:name w:val="3D814C35EF0A43E09E96843ECB75B652"/>
    <w:rsid w:val="00DD49F4"/>
  </w:style>
  <w:style w:type="paragraph" w:customStyle="1" w:styleId="6AD6D7B5BF2047FCB32B8677D23D063D">
    <w:name w:val="6AD6D7B5BF2047FCB32B8677D23D063D"/>
    <w:rsid w:val="00DD49F4"/>
  </w:style>
  <w:style w:type="paragraph" w:customStyle="1" w:styleId="237211530315428B975B703B27F2A850">
    <w:name w:val="237211530315428B975B703B27F2A850"/>
    <w:rsid w:val="00DD49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020D5-B242-4D40-AA98-05F370D61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11</Pages>
  <Words>1455</Words>
  <Characters>8296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Ford SUMURR mHealth – Phase 3 Feature set</vt:lpstr>
    </vt:vector>
  </TitlesOfParts>
  <Company>HCL Technologies Ltd.</Company>
  <LinksUpToDate>false</LinksUpToDate>
  <CharactersWithSpaces>9732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Ford SUMURR mHealth – Phase 3 Feature set</dc:title>
  <dc:creator>Gousia Lucy</dc:creator>
  <cp:lastModifiedBy>Akhilesh Kumar Gupta - ERS, HCL Tech</cp:lastModifiedBy>
  <cp:revision>38</cp:revision>
  <dcterms:created xsi:type="dcterms:W3CDTF">2015-01-21T07:50:00Z</dcterms:created>
  <dcterms:modified xsi:type="dcterms:W3CDTF">2015-01-22T04:21:00Z</dcterms:modified>
</cp:coreProperties>
</file>